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C6F8C" w14:textId="77777777" w:rsidR="008F4C9B" w:rsidRDefault="00944DE4">
      <w:pPr>
        <w:pStyle w:val="Title"/>
        <w:spacing w:line="480" w:lineRule="auto"/>
        <w:rPr>
          <w:rFonts w:ascii="Playfair Display" w:eastAsia="Playfair Display" w:hAnsi="Playfair Display" w:cs="Playfair Display"/>
          <w:b/>
        </w:rPr>
      </w:pPr>
      <w:r>
        <w:rPr>
          <w:rFonts w:ascii="Playfair Display" w:eastAsia="Playfair Display" w:hAnsi="Playfair Display" w:cs="Playfair Display"/>
          <w:b/>
        </w:rPr>
        <w:t>SE_Day1_Assignment</w:t>
      </w:r>
    </w:p>
    <w:p w14:paraId="2F5C6F8D" w14:textId="77777777" w:rsidR="008F4C9B" w:rsidRDefault="008F4C9B">
      <w:pPr>
        <w:spacing w:line="480" w:lineRule="auto"/>
        <w:rPr>
          <w:rFonts w:ascii="Playfair Display" w:eastAsia="Playfair Display" w:hAnsi="Playfair Display" w:cs="Playfair Display"/>
        </w:rPr>
      </w:pPr>
    </w:p>
    <w:p w14:paraId="2F5C6F8E" w14:textId="77777777" w:rsidR="008F4C9B" w:rsidRDefault="00944DE4">
      <w:pPr>
        <w:pStyle w:val="Heading2"/>
        <w:spacing w:line="480" w:lineRule="auto"/>
        <w:rPr>
          <w:rFonts w:ascii="Playfair Display" w:eastAsia="Playfair Display" w:hAnsi="Playfair Display" w:cs="Playfair Display"/>
        </w:rPr>
      </w:pPr>
      <w:bookmarkStart w:id="0" w:name="_20h1g0axv1s" w:colFirst="0" w:colLast="0"/>
      <w:bookmarkEnd w:id="0"/>
      <w:r>
        <w:rPr>
          <w:rFonts w:ascii="Playfair Display" w:eastAsia="Playfair Display" w:hAnsi="Playfair Display" w:cs="Playfair Display"/>
        </w:rPr>
        <w:t>#Part 1: Introduction to Software Engineering</w:t>
      </w:r>
    </w:p>
    <w:p w14:paraId="2F5C6F8F" w14:textId="77777777" w:rsidR="008F4C9B" w:rsidRDefault="008F4C9B">
      <w:pPr>
        <w:spacing w:line="480" w:lineRule="auto"/>
        <w:rPr>
          <w:rFonts w:ascii="Playfair Display" w:eastAsia="Playfair Display" w:hAnsi="Playfair Display" w:cs="Playfair Display"/>
        </w:rPr>
      </w:pPr>
    </w:p>
    <w:p w14:paraId="2F5C6F90" w14:textId="77777777" w:rsidR="008F4C9B" w:rsidRPr="000B1548" w:rsidRDefault="00944DE4">
      <w:pPr>
        <w:numPr>
          <w:ilvl w:val="0"/>
          <w:numId w:val="1"/>
        </w:numPr>
        <w:spacing w:line="480" w:lineRule="auto"/>
        <w:rPr>
          <w:rFonts w:ascii="Playfair Display" w:eastAsia="Playfair Display" w:hAnsi="Playfair Display" w:cs="Playfair Display"/>
          <w:b/>
          <w:bCs/>
        </w:rPr>
      </w:pPr>
      <w:r w:rsidRPr="000B1548">
        <w:rPr>
          <w:rFonts w:ascii="Playfair Display" w:eastAsia="Playfair Display" w:hAnsi="Playfair Display" w:cs="Playfair Display"/>
          <w:b/>
          <w:bCs/>
        </w:rPr>
        <w:t xml:space="preserve">Explain what software engineering is and discuss its importance in the technology industry. </w:t>
      </w:r>
    </w:p>
    <w:p w14:paraId="46EFBFCE" w14:textId="77777777" w:rsidR="00C676DE" w:rsidRPr="00C676DE" w:rsidRDefault="00C676DE" w:rsidP="00C676DE">
      <w:pPr>
        <w:spacing w:line="480" w:lineRule="auto"/>
        <w:rPr>
          <w:rFonts w:ascii="Playfair Display" w:eastAsia="Playfair Display" w:hAnsi="Playfair Display" w:cs="Playfair Display"/>
        </w:rPr>
      </w:pPr>
      <w:r w:rsidRPr="00782BC6">
        <w:rPr>
          <w:rFonts w:ascii="Playfair Display" w:eastAsia="Playfair Display" w:hAnsi="Playfair Display" w:cs="Playfair Display"/>
          <w:b/>
          <w:bCs/>
        </w:rPr>
        <w:t>Software engineering</w:t>
      </w:r>
      <w:r w:rsidRPr="00C676DE">
        <w:rPr>
          <w:rFonts w:ascii="Playfair Display" w:eastAsia="Playfair Display" w:hAnsi="Playfair Display" w:cs="Playfair Display"/>
        </w:rPr>
        <w:t xml:space="preserve"> is a systematic approach to the design, development, test, deployment, and maintenance of software. Application of engineering principles creates software systems that are not only reliable, scalable, and easy but also maintainable. It allows conglomeration of theoretical computer science and practical applications to produce quality software that can answer user needs, while achieving time, budget, and resource constraints.</w:t>
      </w:r>
    </w:p>
    <w:p w14:paraId="769E1E5F" w14:textId="77777777" w:rsidR="00C676DE" w:rsidRPr="00C676DE" w:rsidRDefault="00C676DE" w:rsidP="00C676DE">
      <w:pPr>
        <w:spacing w:line="480" w:lineRule="auto"/>
        <w:rPr>
          <w:rFonts w:ascii="Playfair Display" w:eastAsia="Playfair Display" w:hAnsi="Playfair Display" w:cs="Playfair Display"/>
        </w:rPr>
      </w:pPr>
    </w:p>
    <w:p w14:paraId="2B0008DE" w14:textId="77777777" w:rsidR="00C676DE" w:rsidRPr="00782BC6" w:rsidRDefault="00C676DE" w:rsidP="00C676DE">
      <w:pPr>
        <w:spacing w:line="480" w:lineRule="auto"/>
        <w:rPr>
          <w:rFonts w:ascii="Playfair Display" w:eastAsia="Playfair Display" w:hAnsi="Playfair Display" w:cs="Playfair Display"/>
          <w:b/>
          <w:bCs/>
          <w:u w:val="single"/>
        </w:rPr>
      </w:pPr>
      <w:r w:rsidRPr="00782BC6">
        <w:rPr>
          <w:rFonts w:ascii="Playfair Display" w:eastAsia="Playfair Display" w:hAnsi="Playfair Display" w:cs="Playfair Display"/>
          <w:b/>
          <w:bCs/>
          <w:u w:val="single"/>
        </w:rPr>
        <w:t>Importance in the Technology Industry</w:t>
      </w:r>
    </w:p>
    <w:p w14:paraId="3B60E4EC" w14:textId="12EB0160" w:rsidR="00C676DE" w:rsidRPr="00753408" w:rsidRDefault="00C676DE" w:rsidP="00753408">
      <w:pPr>
        <w:pStyle w:val="ListParagraph"/>
        <w:numPr>
          <w:ilvl w:val="0"/>
          <w:numId w:val="3"/>
        </w:numPr>
        <w:spacing w:line="480" w:lineRule="auto"/>
        <w:rPr>
          <w:rFonts w:ascii="Playfair Display" w:eastAsia="Playfair Display" w:hAnsi="Playfair Display" w:cs="Playfair Display"/>
        </w:rPr>
      </w:pPr>
      <w:r w:rsidRPr="00753408">
        <w:rPr>
          <w:rFonts w:ascii="Playfair Display" w:eastAsia="Playfair Display" w:hAnsi="Playfair Display" w:cs="Playfair Display"/>
        </w:rPr>
        <w:t>Ensuring Quality Software Development</w:t>
      </w:r>
    </w:p>
    <w:p w14:paraId="0F3AF506" w14:textId="77777777" w:rsidR="00C676DE" w:rsidRPr="00C676DE" w:rsidRDefault="00C676DE" w:rsidP="00C676DE">
      <w:pPr>
        <w:spacing w:line="480" w:lineRule="auto"/>
        <w:rPr>
          <w:rFonts w:ascii="Playfair Display" w:eastAsia="Playfair Display" w:hAnsi="Playfair Display" w:cs="Playfair Display"/>
        </w:rPr>
      </w:pPr>
      <w:r w:rsidRPr="00C676DE">
        <w:rPr>
          <w:rFonts w:ascii="Playfair Display" w:eastAsia="Playfair Display" w:hAnsi="Playfair Display" w:cs="Playfair Display"/>
        </w:rPr>
        <w:t>Software engineering emphasized code reviews, testing, and documentation, among other practices, that ensured the final product was reliable, efficient, and free of bugs.</w:t>
      </w:r>
    </w:p>
    <w:p w14:paraId="63D69F00" w14:textId="77777777" w:rsidR="00C676DE" w:rsidRPr="00C676DE" w:rsidRDefault="00C676DE" w:rsidP="00C676DE">
      <w:pPr>
        <w:spacing w:line="480" w:lineRule="auto"/>
        <w:rPr>
          <w:rFonts w:ascii="Playfair Display" w:eastAsia="Playfair Display" w:hAnsi="Playfair Display" w:cs="Playfair Display"/>
        </w:rPr>
      </w:pPr>
    </w:p>
    <w:p w14:paraId="3B9EA934" w14:textId="62A95BDA" w:rsidR="00C676DE" w:rsidRPr="002425CF" w:rsidRDefault="00C676DE" w:rsidP="002425CF">
      <w:pPr>
        <w:pStyle w:val="ListParagraph"/>
        <w:numPr>
          <w:ilvl w:val="0"/>
          <w:numId w:val="3"/>
        </w:numPr>
        <w:spacing w:line="480" w:lineRule="auto"/>
        <w:rPr>
          <w:rFonts w:ascii="Playfair Display" w:eastAsia="Playfair Display" w:hAnsi="Playfair Display" w:cs="Playfair Display"/>
        </w:rPr>
      </w:pPr>
      <w:r w:rsidRPr="002425CF">
        <w:rPr>
          <w:rFonts w:ascii="Playfair Display" w:eastAsia="Playfair Display" w:hAnsi="Playfair Display" w:cs="Playfair Display"/>
        </w:rPr>
        <w:t>Manages Complexity</w:t>
      </w:r>
    </w:p>
    <w:p w14:paraId="50CE0070" w14:textId="77777777" w:rsidR="00C676DE" w:rsidRPr="00C676DE" w:rsidRDefault="00C676DE" w:rsidP="00C676DE">
      <w:pPr>
        <w:spacing w:line="480" w:lineRule="auto"/>
        <w:rPr>
          <w:rFonts w:ascii="Playfair Display" w:eastAsia="Playfair Display" w:hAnsi="Playfair Display" w:cs="Playfair Display"/>
        </w:rPr>
      </w:pPr>
      <w:r w:rsidRPr="00C676DE">
        <w:rPr>
          <w:rFonts w:ascii="Playfair Display" w:eastAsia="Playfair Display" w:hAnsi="Playfair Display" w:cs="Playfair Display"/>
        </w:rPr>
        <w:lastRenderedPageBreak/>
        <w:t>Modern software systems are terribly complex; many of them contain thousands, if not millions, of lines of code. The modularity and abstraction principles of software engineering assist in taming such complexity.</w:t>
      </w:r>
    </w:p>
    <w:p w14:paraId="6D17BF03" w14:textId="77777777" w:rsidR="002425CF" w:rsidRDefault="002425CF" w:rsidP="00C676DE">
      <w:pPr>
        <w:spacing w:line="480" w:lineRule="auto"/>
        <w:rPr>
          <w:rFonts w:ascii="Playfair Display" w:eastAsia="Playfair Display" w:hAnsi="Playfair Display" w:cs="Playfair Display"/>
        </w:rPr>
      </w:pPr>
    </w:p>
    <w:p w14:paraId="6432F541" w14:textId="4457E648" w:rsidR="00C676DE" w:rsidRPr="008F3553" w:rsidRDefault="00C676DE" w:rsidP="008F3553">
      <w:pPr>
        <w:pStyle w:val="ListParagraph"/>
        <w:numPr>
          <w:ilvl w:val="0"/>
          <w:numId w:val="3"/>
        </w:numPr>
        <w:spacing w:line="480" w:lineRule="auto"/>
        <w:rPr>
          <w:rFonts w:ascii="Playfair Display" w:eastAsia="Playfair Display" w:hAnsi="Playfair Display" w:cs="Playfair Display"/>
        </w:rPr>
      </w:pPr>
      <w:r w:rsidRPr="008F3553">
        <w:rPr>
          <w:rFonts w:ascii="Playfair Display" w:eastAsia="Playfair Display" w:hAnsi="Playfair Display" w:cs="Playfair Display"/>
        </w:rPr>
        <w:t>Promotes Efficiency and Productivity</w:t>
      </w:r>
    </w:p>
    <w:p w14:paraId="11F7AB1D" w14:textId="77777777" w:rsidR="00C676DE" w:rsidRPr="00C676DE" w:rsidRDefault="00C676DE" w:rsidP="00C676DE">
      <w:pPr>
        <w:spacing w:line="480" w:lineRule="auto"/>
        <w:rPr>
          <w:rFonts w:ascii="Playfair Display" w:eastAsia="Playfair Display" w:hAnsi="Playfair Display" w:cs="Playfair Display"/>
        </w:rPr>
      </w:pPr>
      <w:r w:rsidRPr="00C676DE">
        <w:rPr>
          <w:rFonts w:ascii="Playfair Display" w:eastAsia="Playfair Display" w:hAnsi="Playfair Display" w:cs="Playfair Display"/>
        </w:rPr>
        <w:t>It allows software developers to streamline processes, reduce wastage, and therefore complete projects on time with the use of established methodologies like Agile, Scrum, or DevOps.</w:t>
      </w:r>
    </w:p>
    <w:p w14:paraId="656C2B9C" w14:textId="77777777" w:rsidR="00C676DE" w:rsidRPr="00C676DE" w:rsidRDefault="00C676DE" w:rsidP="00C676DE">
      <w:pPr>
        <w:spacing w:line="480" w:lineRule="auto"/>
        <w:rPr>
          <w:rFonts w:ascii="Playfair Display" w:eastAsia="Playfair Display" w:hAnsi="Playfair Display" w:cs="Playfair Display"/>
        </w:rPr>
      </w:pPr>
    </w:p>
    <w:p w14:paraId="01D1E2BB" w14:textId="35BB4575" w:rsidR="00C676DE" w:rsidRPr="006A73C7" w:rsidRDefault="00C676DE" w:rsidP="006A73C7">
      <w:pPr>
        <w:pStyle w:val="ListParagraph"/>
        <w:numPr>
          <w:ilvl w:val="0"/>
          <w:numId w:val="3"/>
        </w:numPr>
        <w:spacing w:line="480" w:lineRule="auto"/>
        <w:rPr>
          <w:rFonts w:ascii="Playfair Display" w:eastAsia="Playfair Display" w:hAnsi="Playfair Display" w:cs="Playfair Display"/>
        </w:rPr>
      </w:pPr>
      <w:r w:rsidRPr="006A73C7">
        <w:rPr>
          <w:rFonts w:ascii="Playfair Display" w:eastAsia="Playfair Display" w:hAnsi="Playfair Display" w:cs="Playfair Display"/>
        </w:rPr>
        <w:t>Supports Scalability and Maintainability</w:t>
      </w:r>
    </w:p>
    <w:p w14:paraId="6BF3D85A" w14:textId="77777777" w:rsidR="00C676DE" w:rsidRPr="00C676DE" w:rsidRDefault="00C676DE" w:rsidP="00C676DE">
      <w:pPr>
        <w:spacing w:line="480" w:lineRule="auto"/>
        <w:rPr>
          <w:rFonts w:ascii="Playfair Display" w:eastAsia="Playfair Display" w:hAnsi="Playfair Display" w:cs="Playfair Display"/>
        </w:rPr>
      </w:pPr>
      <w:r w:rsidRPr="00C676DE">
        <w:rPr>
          <w:rFonts w:ascii="Playfair Display" w:eastAsia="Playfair Display" w:hAnsi="Playfair Display" w:cs="Playfair Display"/>
        </w:rPr>
        <w:t>Software engineering ensures that applications can support growing user needs and are easy to maintain, update, or scale out when necessary.</w:t>
      </w:r>
    </w:p>
    <w:p w14:paraId="04BFEC4A" w14:textId="77777777" w:rsidR="00C676DE" w:rsidRPr="00C676DE" w:rsidRDefault="00C676DE" w:rsidP="00C676DE">
      <w:pPr>
        <w:spacing w:line="480" w:lineRule="auto"/>
        <w:rPr>
          <w:rFonts w:ascii="Playfair Display" w:eastAsia="Playfair Display" w:hAnsi="Playfair Display" w:cs="Playfair Display"/>
        </w:rPr>
      </w:pPr>
    </w:p>
    <w:p w14:paraId="51D8732D" w14:textId="579314FE" w:rsidR="00C676DE" w:rsidRPr="006A73C7" w:rsidRDefault="00C676DE" w:rsidP="006A73C7">
      <w:pPr>
        <w:pStyle w:val="ListParagraph"/>
        <w:numPr>
          <w:ilvl w:val="0"/>
          <w:numId w:val="3"/>
        </w:numPr>
        <w:spacing w:line="480" w:lineRule="auto"/>
        <w:rPr>
          <w:rFonts w:ascii="Playfair Display" w:eastAsia="Playfair Display" w:hAnsi="Playfair Display" w:cs="Playfair Display"/>
        </w:rPr>
      </w:pPr>
      <w:r w:rsidRPr="006A73C7">
        <w:rPr>
          <w:rFonts w:ascii="Playfair Display" w:eastAsia="Playfair Display" w:hAnsi="Playfair Display" w:cs="Playfair Display"/>
        </w:rPr>
        <w:t>Improves Security</w:t>
      </w:r>
    </w:p>
    <w:p w14:paraId="77C76A33" w14:textId="77777777" w:rsidR="00C676DE" w:rsidRPr="00C676DE" w:rsidRDefault="00C676DE" w:rsidP="00C676DE">
      <w:pPr>
        <w:spacing w:line="480" w:lineRule="auto"/>
        <w:rPr>
          <w:rFonts w:ascii="Playfair Display" w:eastAsia="Playfair Display" w:hAnsi="Playfair Display" w:cs="Playfair Display"/>
        </w:rPr>
      </w:pPr>
      <w:r w:rsidRPr="00C676DE">
        <w:rPr>
          <w:rFonts w:ascii="Playfair Display" w:eastAsia="Playfair Display" w:hAnsi="Playfair Display" w:cs="Playfair Display"/>
        </w:rPr>
        <w:t>With cyber threats becoming increasingly sophisticated, software engineering integrates security across the development cycle to protect data and systems.</w:t>
      </w:r>
    </w:p>
    <w:p w14:paraId="38421319" w14:textId="77777777" w:rsidR="00C676DE" w:rsidRPr="00C676DE" w:rsidRDefault="00C676DE" w:rsidP="00C676DE">
      <w:pPr>
        <w:spacing w:line="480" w:lineRule="auto"/>
        <w:rPr>
          <w:rFonts w:ascii="Playfair Display" w:eastAsia="Playfair Display" w:hAnsi="Playfair Display" w:cs="Playfair Display"/>
        </w:rPr>
      </w:pPr>
    </w:p>
    <w:p w14:paraId="59E38790" w14:textId="6BFFD2C2" w:rsidR="00C676DE" w:rsidRPr="006A73C7" w:rsidRDefault="00C676DE" w:rsidP="006A73C7">
      <w:pPr>
        <w:pStyle w:val="ListParagraph"/>
        <w:numPr>
          <w:ilvl w:val="0"/>
          <w:numId w:val="3"/>
        </w:numPr>
        <w:spacing w:line="480" w:lineRule="auto"/>
        <w:rPr>
          <w:rFonts w:ascii="Playfair Display" w:eastAsia="Playfair Display" w:hAnsi="Playfair Display" w:cs="Playfair Display"/>
        </w:rPr>
      </w:pPr>
      <w:r w:rsidRPr="006A73C7">
        <w:rPr>
          <w:rFonts w:ascii="Playfair Display" w:eastAsia="Playfair Display" w:hAnsi="Playfair Display" w:cs="Playfair Display"/>
        </w:rPr>
        <w:t>Drives Innovation</w:t>
      </w:r>
    </w:p>
    <w:p w14:paraId="2F5C6F91" w14:textId="113679A8" w:rsidR="008F4C9B" w:rsidRDefault="00C676DE" w:rsidP="006A73C7">
      <w:pPr>
        <w:spacing w:line="480" w:lineRule="auto"/>
        <w:rPr>
          <w:rFonts w:ascii="Playfair Display" w:eastAsia="Playfair Display" w:hAnsi="Playfair Display" w:cs="Playfair Display"/>
        </w:rPr>
      </w:pPr>
      <w:r w:rsidRPr="00C676DE">
        <w:rPr>
          <w:rFonts w:ascii="Playfair Display" w:eastAsia="Playfair Display" w:hAnsi="Playfair Display" w:cs="Playfair Display"/>
        </w:rPr>
        <w:t>New solution development is the backbone of the technology sector. Software engineering provides developers with various tools and frameworks to build innovative applications, from AI systems and web applications to mobile apps.</w:t>
      </w:r>
    </w:p>
    <w:p w14:paraId="0A302A5B" w14:textId="77777777" w:rsidR="004C4D4E" w:rsidRDefault="004C4D4E" w:rsidP="006A73C7">
      <w:pPr>
        <w:spacing w:line="480" w:lineRule="auto"/>
        <w:rPr>
          <w:rFonts w:ascii="Playfair Display" w:eastAsia="Playfair Display" w:hAnsi="Playfair Display" w:cs="Playfair Display"/>
        </w:rPr>
      </w:pPr>
    </w:p>
    <w:p w14:paraId="2F5C6F92" w14:textId="77777777" w:rsidR="008F4C9B" w:rsidRPr="000B1548" w:rsidRDefault="00944DE4">
      <w:pPr>
        <w:numPr>
          <w:ilvl w:val="0"/>
          <w:numId w:val="1"/>
        </w:numPr>
        <w:spacing w:line="480" w:lineRule="auto"/>
        <w:rPr>
          <w:rFonts w:ascii="Playfair Display" w:eastAsia="Playfair Display" w:hAnsi="Playfair Display" w:cs="Playfair Display"/>
          <w:b/>
          <w:bCs/>
        </w:rPr>
      </w:pPr>
      <w:r w:rsidRPr="000B1548">
        <w:rPr>
          <w:rFonts w:ascii="Playfair Display" w:eastAsia="Playfair Display" w:hAnsi="Playfair Display" w:cs="Playfair Display"/>
          <w:b/>
          <w:bCs/>
        </w:rPr>
        <w:lastRenderedPageBreak/>
        <w:t xml:space="preserve">Identify and describe at least three key milestones in the evolution of software engineering.  </w:t>
      </w:r>
    </w:p>
    <w:p w14:paraId="4F1A3EF3" w14:textId="77777777" w:rsidR="0068693C" w:rsidRPr="00182C71" w:rsidRDefault="0068693C" w:rsidP="0068693C">
      <w:pPr>
        <w:spacing w:line="480" w:lineRule="auto"/>
        <w:rPr>
          <w:rFonts w:ascii="Playfair Display" w:eastAsia="Playfair Display" w:hAnsi="Playfair Display" w:cs="Playfair Display"/>
          <w:i/>
          <w:iCs/>
          <w:u w:val="single"/>
        </w:rPr>
      </w:pPr>
      <w:r w:rsidRPr="00182C71">
        <w:rPr>
          <w:rFonts w:ascii="Playfair Display" w:eastAsia="Playfair Display" w:hAnsi="Playfair Display" w:cs="Playfair Display"/>
          <w:i/>
          <w:iCs/>
          <w:u w:val="single"/>
        </w:rPr>
        <w:t>Structured Programming (1960s–1970s)</w:t>
      </w:r>
    </w:p>
    <w:p w14:paraId="3CEDCEC3" w14:textId="77777777" w:rsidR="0068693C" w:rsidRPr="0068693C" w:rsidRDefault="0068693C" w:rsidP="0068693C">
      <w:pPr>
        <w:spacing w:line="480" w:lineRule="auto"/>
        <w:rPr>
          <w:rFonts w:ascii="Playfair Display" w:eastAsia="Playfair Display" w:hAnsi="Playfair Display" w:cs="Playfair Display"/>
        </w:rPr>
      </w:pPr>
      <w:r w:rsidRPr="0068693C">
        <w:rPr>
          <w:rFonts w:ascii="Playfair Display" w:eastAsia="Playfair Display" w:hAnsi="Playfair Display" w:cs="Playfair Display"/>
        </w:rPr>
        <w:t xml:space="preserve">Description: Structured programming introduced disciplined methods to write code using clear control structures, such as loops and conditionals rather than relying on "spaghetti code" developed by uncontrolled uses of </w:t>
      </w:r>
      <w:proofErr w:type="spellStart"/>
      <w:r w:rsidRPr="0068693C">
        <w:rPr>
          <w:rFonts w:ascii="Playfair Display" w:eastAsia="Playfair Display" w:hAnsi="Playfair Display" w:cs="Playfair Display"/>
        </w:rPr>
        <w:t>goto</w:t>
      </w:r>
      <w:proofErr w:type="spellEnd"/>
      <w:r w:rsidRPr="0068693C">
        <w:rPr>
          <w:rFonts w:ascii="Playfair Display" w:eastAsia="Playfair Display" w:hAnsi="Playfair Display" w:cs="Playfair Display"/>
        </w:rPr>
        <w:t xml:space="preserve"> statements.</w:t>
      </w:r>
    </w:p>
    <w:p w14:paraId="0A21EA8E" w14:textId="77777777" w:rsidR="0068693C" w:rsidRPr="0068693C" w:rsidRDefault="0068693C" w:rsidP="0068693C">
      <w:pPr>
        <w:spacing w:line="480" w:lineRule="auto"/>
        <w:rPr>
          <w:rFonts w:ascii="Playfair Display" w:eastAsia="Playfair Display" w:hAnsi="Playfair Display" w:cs="Playfair Display"/>
        </w:rPr>
      </w:pPr>
      <w:r w:rsidRPr="0068693C">
        <w:rPr>
          <w:rFonts w:ascii="Playfair Display" w:eastAsia="Playfair Display" w:hAnsi="Playfair Display" w:cs="Playfair Display"/>
        </w:rPr>
        <w:t>Impact: Improves readability, reliability, and maintainability of code. It started to lay the ground for today's modern programming languages such as Pascal, C, and later Python and Java.</w:t>
      </w:r>
    </w:p>
    <w:p w14:paraId="523009A6" w14:textId="77777777" w:rsidR="0068693C" w:rsidRPr="00182C71" w:rsidRDefault="0068693C" w:rsidP="0068693C">
      <w:pPr>
        <w:spacing w:line="480" w:lineRule="auto"/>
        <w:rPr>
          <w:rFonts w:ascii="Playfair Display" w:eastAsia="Playfair Display" w:hAnsi="Playfair Display" w:cs="Playfair Display"/>
          <w:i/>
          <w:iCs/>
          <w:u w:val="single"/>
        </w:rPr>
      </w:pPr>
      <w:r w:rsidRPr="00182C71">
        <w:rPr>
          <w:rFonts w:ascii="Playfair Display" w:eastAsia="Playfair Display" w:hAnsi="Playfair Display" w:cs="Playfair Display"/>
          <w:i/>
          <w:iCs/>
          <w:u w:val="single"/>
        </w:rPr>
        <w:t>The Emergence of Object-Oriented Programming (OOP) - 1980s</w:t>
      </w:r>
    </w:p>
    <w:p w14:paraId="17EF0AC3" w14:textId="77777777" w:rsidR="0068693C" w:rsidRPr="0068693C" w:rsidRDefault="0068693C" w:rsidP="0068693C">
      <w:pPr>
        <w:spacing w:line="480" w:lineRule="auto"/>
        <w:rPr>
          <w:rFonts w:ascii="Playfair Display" w:eastAsia="Playfair Display" w:hAnsi="Playfair Display" w:cs="Playfair Display"/>
        </w:rPr>
      </w:pPr>
      <w:r w:rsidRPr="0068693C">
        <w:rPr>
          <w:rFonts w:ascii="Playfair Display" w:eastAsia="Playfair Display" w:hAnsi="Playfair Display" w:cs="Playfair Display"/>
        </w:rPr>
        <w:t>Description: OOP made it possible to organize code into "objects" that grouped data with behaviors. Languages such as Smalltalk and later C++, Java, and Python popularized the paradigm. Key principles included encapsulation, inheritance, and polymorphism.</w:t>
      </w:r>
    </w:p>
    <w:p w14:paraId="487C8C11" w14:textId="77777777" w:rsidR="0068693C" w:rsidRPr="0068693C" w:rsidRDefault="0068693C" w:rsidP="0068693C">
      <w:pPr>
        <w:spacing w:line="480" w:lineRule="auto"/>
        <w:rPr>
          <w:rFonts w:ascii="Playfair Display" w:eastAsia="Playfair Display" w:hAnsi="Playfair Display" w:cs="Playfair Display"/>
        </w:rPr>
      </w:pPr>
      <w:r w:rsidRPr="0068693C">
        <w:rPr>
          <w:rFonts w:ascii="Playfair Display" w:eastAsia="Playfair Display" w:hAnsi="Playfair Display" w:cs="Playfair Display"/>
        </w:rPr>
        <w:t>Impact: OOP revolutionized software design by allowing reusability, modularity, and ease of maintenance. It became the dominant paradigm for large, complex systems.</w:t>
      </w:r>
    </w:p>
    <w:p w14:paraId="6D164EFA" w14:textId="77777777" w:rsidR="0068693C" w:rsidRPr="00182C71" w:rsidRDefault="0068693C" w:rsidP="0068693C">
      <w:pPr>
        <w:spacing w:line="480" w:lineRule="auto"/>
        <w:rPr>
          <w:rFonts w:ascii="Playfair Display" w:eastAsia="Playfair Display" w:hAnsi="Playfair Display" w:cs="Playfair Display"/>
          <w:i/>
          <w:iCs/>
          <w:u w:val="single"/>
        </w:rPr>
      </w:pPr>
      <w:r w:rsidRPr="00182C71">
        <w:rPr>
          <w:rFonts w:ascii="Playfair Display" w:eastAsia="Playfair Display" w:hAnsi="Playfair Display" w:cs="Playfair Display"/>
          <w:i/>
          <w:iCs/>
          <w:u w:val="single"/>
        </w:rPr>
        <w:t>The Emergence of Agile Methodologies - 2000s</w:t>
      </w:r>
    </w:p>
    <w:p w14:paraId="0BE0AEC1" w14:textId="77777777" w:rsidR="0068693C" w:rsidRPr="0068693C" w:rsidRDefault="0068693C" w:rsidP="0068693C">
      <w:pPr>
        <w:spacing w:line="480" w:lineRule="auto"/>
        <w:rPr>
          <w:rFonts w:ascii="Playfair Display" w:eastAsia="Playfair Display" w:hAnsi="Playfair Display" w:cs="Playfair Display"/>
        </w:rPr>
      </w:pPr>
      <w:r w:rsidRPr="0068693C">
        <w:rPr>
          <w:rFonts w:ascii="Playfair Display" w:eastAsia="Playfair Display" w:hAnsi="Playfair Display" w:cs="Playfair Display"/>
        </w:rPr>
        <w:t>Description: Scrum and Kanban, among other agile methodologies, emerged against the background of the suffocating rigidity that reigned under development models such as the Waterfall method. Agile emphasizes iterated development, customer collaboration, and adaptation to changing requirements.</w:t>
      </w:r>
    </w:p>
    <w:p w14:paraId="63F56E58" w14:textId="459CE52D" w:rsidR="00FE1B94" w:rsidRDefault="0068693C" w:rsidP="0068693C">
      <w:pPr>
        <w:spacing w:line="480" w:lineRule="auto"/>
        <w:rPr>
          <w:rFonts w:ascii="Playfair Display" w:eastAsia="Playfair Display" w:hAnsi="Playfair Display" w:cs="Playfair Display"/>
        </w:rPr>
      </w:pPr>
      <w:r w:rsidRPr="0068693C">
        <w:rPr>
          <w:rFonts w:ascii="Playfair Display" w:eastAsia="Playfair Display" w:hAnsi="Playfair Display" w:cs="Playfair Display"/>
        </w:rPr>
        <w:lastRenderedPageBreak/>
        <w:t>Impact: Agile transformed how teams do software development by making processes more dynamic, efficient, and customer-centric. It had turned into the standard procedure for modern software development, especially in rapidly moving industries.</w:t>
      </w:r>
    </w:p>
    <w:p w14:paraId="2F5C6F93" w14:textId="77777777" w:rsidR="008F4C9B" w:rsidRDefault="008F4C9B">
      <w:pPr>
        <w:spacing w:line="480" w:lineRule="auto"/>
        <w:ind w:left="720"/>
        <w:rPr>
          <w:rFonts w:ascii="Playfair Display" w:eastAsia="Playfair Display" w:hAnsi="Playfair Display" w:cs="Playfair Display"/>
        </w:rPr>
      </w:pPr>
    </w:p>
    <w:p w14:paraId="2F5C6F94" w14:textId="77777777" w:rsidR="008F4C9B" w:rsidRPr="00570DE0" w:rsidRDefault="00944DE4">
      <w:pPr>
        <w:numPr>
          <w:ilvl w:val="0"/>
          <w:numId w:val="1"/>
        </w:numPr>
        <w:spacing w:line="480" w:lineRule="auto"/>
        <w:rPr>
          <w:rFonts w:ascii="Playfair Display" w:eastAsia="Playfair Display" w:hAnsi="Playfair Display" w:cs="Playfair Display"/>
          <w:b/>
          <w:bCs/>
        </w:rPr>
      </w:pPr>
      <w:r w:rsidRPr="00570DE0">
        <w:rPr>
          <w:rFonts w:ascii="Playfair Display" w:eastAsia="Playfair Display" w:hAnsi="Playfair Display" w:cs="Playfair Display"/>
          <w:b/>
          <w:bCs/>
        </w:rPr>
        <w:t>List and briefly explain the phases of the Software Development Life Cycle.</w:t>
      </w:r>
    </w:p>
    <w:p w14:paraId="1ED7C963" w14:textId="6B44ECC4" w:rsidR="00570DE0" w:rsidRPr="009F09D7" w:rsidRDefault="00570DE0" w:rsidP="009F09D7">
      <w:pPr>
        <w:pStyle w:val="ListParagraph"/>
        <w:numPr>
          <w:ilvl w:val="0"/>
          <w:numId w:val="4"/>
        </w:numPr>
        <w:spacing w:line="480" w:lineRule="auto"/>
        <w:rPr>
          <w:rFonts w:ascii="Playfair Display" w:eastAsia="Playfair Display" w:hAnsi="Playfair Display" w:cs="Playfair Display"/>
          <w:i/>
          <w:iCs/>
          <w:u w:val="single"/>
        </w:rPr>
      </w:pPr>
      <w:r w:rsidRPr="009F09D7">
        <w:rPr>
          <w:rFonts w:ascii="Playfair Display" w:eastAsia="Playfair Display" w:hAnsi="Playfair Display" w:cs="Playfair Display"/>
          <w:i/>
          <w:iCs/>
          <w:u w:val="single"/>
        </w:rPr>
        <w:t>Requirement Analysis</w:t>
      </w:r>
    </w:p>
    <w:p w14:paraId="57559F26"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Description: This phase involves eliciting and then analyzing the needs of the user and the system requirements. Basically, this is about defining what the software must do.</w:t>
      </w:r>
    </w:p>
    <w:p w14:paraId="0AC759E3"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Key Activities: Stakeholder interviews, requirement documentation, feasibility studies.</w:t>
      </w:r>
    </w:p>
    <w:p w14:paraId="1CD00E38"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Outcome: A detailed requirements specification document.</w:t>
      </w:r>
    </w:p>
    <w:p w14:paraId="74BE2905" w14:textId="551CA4F9" w:rsidR="00570DE0" w:rsidRPr="009F09D7" w:rsidRDefault="00570DE0" w:rsidP="009F09D7">
      <w:pPr>
        <w:pStyle w:val="ListParagraph"/>
        <w:numPr>
          <w:ilvl w:val="0"/>
          <w:numId w:val="4"/>
        </w:numPr>
        <w:spacing w:line="480" w:lineRule="auto"/>
        <w:rPr>
          <w:rFonts w:ascii="Playfair Display" w:eastAsia="Playfair Display" w:hAnsi="Playfair Display" w:cs="Playfair Display"/>
          <w:i/>
          <w:iCs/>
          <w:u w:val="single"/>
        </w:rPr>
      </w:pPr>
      <w:r w:rsidRPr="009F09D7">
        <w:rPr>
          <w:rFonts w:ascii="Playfair Display" w:eastAsia="Playfair Display" w:hAnsi="Playfair Display" w:cs="Playfair Display"/>
          <w:i/>
          <w:iCs/>
          <w:u w:val="single"/>
        </w:rPr>
        <w:t>System Design</w:t>
      </w:r>
    </w:p>
    <w:p w14:paraId="3E38AB3D"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Description: This stage is all about designing the architecture of the system, including data structure, software components, user interfaces, and system integration.</w:t>
      </w:r>
    </w:p>
    <w:p w14:paraId="1F0E17E8"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Key Activities: Creation of design diagrams, determination of workflows, and technology selection.</w:t>
      </w:r>
    </w:p>
    <w:p w14:paraId="7AB7E376"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Outcome: System design document or prototype.</w:t>
      </w:r>
    </w:p>
    <w:p w14:paraId="7B9E314E" w14:textId="4CA1903E" w:rsidR="00570DE0" w:rsidRPr="009D11A4" w:rsidRDefault="00570DE0" w:rsidP="009D11A4">
      <w:pPr>
        <w:pStyle w:val="ListParagraph"/>
        <w:numPr>
          <w:ilvl w:val="0"/>
          <w:numId w:val="4"/>
        </w:numPr>
        <w:spacing w:line="480" w:lineRule="auto"/>
        <w:rPr>
          <w:rFonts w:ascii="Playfair Display" w:eastAsia="Playfair Display" w:hAnsi="Playfair Display" w:cs="Playfair Display"/>
          <w:i/>
          <w:iCs/>
          <w:u w:val="single"/>
        </w:rPr>
      </w:pPr>
      <w:r w:rsidRPr="009D11A4">
        <w:rPr>
          <w:rFonts w:ascii="Playfair Display" w:eastAsia="Playfair Display" w:hAnsi="Playfair Display" w:cs="Playfair Display"/>
          <w:i/>
          <w:iCs/>
          <w:u w:val="single"/>
        </w:rPr>
        <w:t>Implementation (Coding)</w:t>
      </w:r>
    </w:p>
    <w:p w14:paraId="7ED67EE2"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Description: During this stage, actual coding of the developers takes place based on designed specifications. It is an implementation phase, in which a software product starts to build.</w:t>
      </w:r>
    </w:p>
    <w:p w14:paraId="05CEA68E"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Key Activities: Writing, code reviews, and testing.</w:t>
      </w:r>
    </w:p>
    <w:p w14:paraId="63D85233"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Output: A working application or module.</w:t>
      </w:r>
    </w:p>
    <w:p w14:paraId="7CD66CB4" w14:textId="2DA7B61F" w:rsidR="00570DE0" w:rsidRPr="009D11A4" w:rsidRDefault="00570DE0" w:rsidP="009D11A4">
      <w:pPr>
        <w:pStyle w:val="ListParagraph"/>
        <w:numPr>
          <w:ilvl w:val="0"/>
          <w:numId w:val="4"/>
        </w:numPr>
        <w:spacing w:line="480" w:lineRule="auto"/>
        <w:rPr>
          <w:rFonts w:ascii="Playfair Display" w:eastAsia="Playfair Display" w:hAnsi="Playfair Display" w:cs="Playfair Display"/>
          <w:i/>
          <w:iCs/>
          <w:u w:val="single"/>
        </w:rPr>
      </w:pPr>
      <w:r w:rsidRPr="009D11A4">
        <w:rPr>
          <w:rFonts w:ascii="Playfair Display" w:eastAsia="Playfair Display" w:hAnsi="Playfair Display" w:cs="Playfair Display"/>
          <w:i/>
          <w:iCs/>
          <w:u w:val="single"/>
        </w:rPr>
        <w:lastRenderedPageBreak/>
        <w:t>Testing</w:t>
      </w:r>
    </w:p>
    <w:p w14:paraId="49153119"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Description: The software is put through a set of rigorous testing to find bugs and ensure that the software meets requirements. Types of testing include unit testing, integration testing, system testing, and user acceptance testing.</w:t>
      </w:r>
    </w:p>
    <w:p w14:paraId="4D0961B9"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Key Activities: Debugging, test case development, and performance testing.</w:t>
      </w:r>
    </w:p>
    <w:p w14:paraId="7BF6E7A5"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Output: Stable and reliable software product.</w:t>
      </w:r>
    </w:p>
    <w:p w14:paraId="4A21A54B" w14:textId="32A36D9A" w:rsidR="00570DE0" w:rsidRPr="00AA4FF3" w:rsidRDefault="00570DE0" w:rsidP="00AA4FF3">
      <w:pPr>
        <w:pStyle w:val="ListParagraph"/>
        <w:numPr>
          <w:ilvl w:val="0"/>
          <w:numId w:val="4"/>
        </w:numPr>
        <w:spacing w:line="480" w:lineRule="auto"/>
        <w:rPr>
          <w:rFonts w:ascii="Playfair Display" w:eastAsia="Playfair Display" w:hAnsi="Playfair Display" w:cs="Playfair Display"/>
          <w:i/>
          <w:iCs/>
          <w:u w:val="single"/>
        </w:rPr>
      </w:pPr>
      <w:r w:rsidRPr="00AA4FF3">
        <w:rPr>
          <w:rFonts w:ascii="Playfair Display" w:eastAsia="Playfair Display" w:hAnsi="Playfair Display" w:cs="Playfair Display"/>
          <w:i/>
          <w:iCs/>
          <w:u w:val="single"/>
        </w:rPr>
        <w:t>Deployment</w:t>
      </w:r>
    </w:p>
    <w:p w14:paraId="07CF0DEF"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Description: The software is made live and available in the production environment for users to use. This may include installation, configuration, and user training.</w:t>
      </w:r>
    </w:p>
    <w:p w14:paraId="2D563B94"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Key Activities: Deployment planning, environment setup, and monitoring.</w:t>
      </w:r>
    </w:p>
    <w:p w14:paraId="6038679E"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Outcome: The software is live and accessible to users.</w:t>
      </w:r>
    </w:p>
    <w:p w14:paraId="6EEC03D8" w14:textId="765F63A1" w:rsidR="00570DE0" w:rsidRPr="00AA4FF3" w:rsidRDefault="00570DE0" w:rsidP="00AA4FF3">
      <w:pPr>
        <w:pStyle w:val="ListParagraph"/>
        <w:numPr>
          <w:ilvl w:val="0"/>
          <w:numId w:val="4"/>
        </w:numPr>
        <w:spacing w:line="480" w:lineRule="auto"/>
        <w:rPr>
          <w:rFonts w:ascii="Playfair Display" w:eastAsia="Playfair Display" w:hAnsi="Playfair Display" w:cs="Playfair Display"/>
          <w:i/>
          <w:iCs/>
          <w:u w:val="single"/>
        </w:rPr>
      </w:pPr>
      <w:r w:rsidRPr="00AA4FF3">
        <w:rPr>
          <w:rFonts w:ascii="Playfair Display" w:eastAsia="Playfair Display" w:hAnsi="Playfair Display" w:cs="Playfair Display"/>
          <w:i/>
          <w:iCs/>
          <w:u w:val="single"/>
        </w:rPr>
        <w:t>Maintenance</w:t>
      </w:r>
    </w:p>
    <w:p w14:paraId="6F5C6170"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Description: This stage concentrates on monitoring and updating the software for bug fixation, addition of new features, or merely adapting to altering environments.</w:t>
      </w:r>
    </w:p>
    <w:p w14:paraId="4612FC26" w14:textId="77777777" w:rsidR="00570DE0" w:rsidRPr="00570DE0"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Key Activities: Bug fixes, updates, and performance optimization.</w:t>
      </w:r>
    </w:p>
    <w:p w14:paraId="2F5C6F95" w14:textId="61601E63" w:rsidR="008F4C9B" w:rsidRDefault="00570DE0" w:rsidP="00570DE0">
      <w:pPr>
        <w:spacing w:line="480" w:lineRule="auto"/>
        <w:ind w:left="720"/>
        <w:rPr>
          <w:rFonts w:ascii="Playfair Display" w:eastAsia="Playfair Display" w:hAnsi="Playfair Display" w:cs="Playfair Display"/>
        </w:rPr>
      </w:pPr>
      <w:r w:rsidRPr="00570DE0">
        <w:rPr>
          <w:rFonts w:ascii="Playfair Display" w:eastAsia="Playfair Display" w:hAnsi="Playfair Display" w:cs="Playfair Display"/>
        </w:rPr>
        <w:t>Outcome: Continued functionality and relevance of the software.</w:t>
      </w:r>
    </w:p>
    <w:p w14:paraId="7246BB28" w14:textId="77777777" w:rsidR="00AA4FF3" w:rsidRDefault="00AA4FF3" w:rsidP="00570DE0">
      <w:pPr>
        <w:spacing w:line="480" w:lineRule="auto"/>
        <w:ind w:left="720"/>
        <w:rPr>
          <w:rFonts w:ascii="Playfair Display" w:eastAsia="Playfair Display" w:hAnsi="Playfair Display" w:cs="Playfair Display"/>
        </w:rPr>
      </w:pPr>
    </w:p>
    <w:p w14:paraId="2F5C6F96" w14:textId="77777777" w:rsidR="008F4C9B" w:rsidRPr="00AA4FF3" w:rsidRDefault="00944DE4">
      <w:pPr>
        <w:numPr>
          <w:ilvl w:val="0"/>
          <w:numId w:val="1"/>
        </w:numPr>
        <w:spacing w:line="480" w:lineRule="auto"/>
        <w:rPr>
          <w:rFonts w:ascii="Playfair Display" w:eastAsia="Playfair Display" w:hAnsi="Playfair Display" w:cs="Playfair Display"/>
          <w:b/>
          <w:bCs/>
        </w:rPr>
      </w:pPr>
      <w:r w:rsidRPr="00AA4FF3">
        <w:rPr>
          <w:rFonts w:ascii="Playfair Display" w:eastAsia="Playfair Display" w:hAnsi="Playfair Display" w:cs="Playfair Display"/>
          <w:b/>
          <w:bCs/>
        </w:rPr>
        <w:t>Compare and contrast the Waterfall and Agile methodologies. Provide examples of scenarios where each would be appropriate.</w:t>
      </w:r>
    </w:p>
    <w:p w14:paraId="154E7D80" w14:textId="77777777" w:rsidR="001B6DB6" w:rsidRDefault="001B6DB6" w:rsidP="00223C6D">
      <w:pPr>
        <w:pStyle w:val="ListParagraph"/>
        <w:spacing w:line="480" w:lineRule="auto"/>
        <w:ind w:left="1080"/>
        <w:rPr>
          <w:rFonts w:ascii="Playfair Display" w:eastAsia="Playfair Display" w:hAnsi="Playfair Display" w:cs="Playfair Display"/>
          <w:b/>
          <w:bCs/>
          <w:i/>
          <w:iCs/>
          <w:u w:val="single"/>
        </w:rPr>
      </w:pPr>
    </w:p>
    <w:p w14:paraId="7D4875E8" w14:textId="5F191169" w:rsidR="0012742D" w:rsidRPr="00223C6D" w:rsidRDefault="0012742D" w:rsidP="00223C6D">
      <w:pPr>
        <w:pStyle w:val="ListParagraph"/>
        <w:spacing w:line="480" w:lineRule="auto"/>
        <w:ind w:left="1080"/>
        <w:rPr>
          <w:rFonts w:ascii="Playfair Display" w:eastAsia="Playfair Display" w:hAnsi="Playfair Display" w:cs="Playfair Display"/>
          <w:b/>
          <w:bCs/>
          <w:i/>
          <w:iCs/>
          <w:u w:val="single"/>
        </w:rPr>
      </w:pPr>
      <w:r w:rsidRPr="00223C6D">
        <w:rPr>
          <w:rFonts w:ascii="Playfair Display" w:eastAsia="Playfair Display" w:hAnsi="Playfair Display" w:cs="Playfair Display"/>
          <w:b/>
          <w:bCs/>
          <w:i/>
          <w:iCs/>
          <w:u w:val="single"/>
        </w:rPr>
        <w:t>Waterfall Methodology</w:t>
      </w:r>
    </w:p>
    <w:p w14:paraId="5FE05046" w14:textId="77777777" w:rsidR="0012742D" w:rsidRPr="001B6DB6" w:rsidRDefault="0012742D" w:rsidP="001B6DB6">
      <w:pPr>
        <w:pStyle w:val="ListParagraph"/>
        <w:numPr>
          <w:ilvl w:val="0"/>
          <w:numId w:val="6"/>
        </w:numPr>
        <w:spacing w:line="480" w:lineRule="auto"/>
        <w:rPr>
          <w:rFonts w:ascii="Playfair Display" w:eastAsia="Playfair Display" w:hAnsi="Playfair Display" w:cs="Playfair Display"/>
          <w:i/>
          <w:iCs/>
        </w:rPr>
      </w:pPr>
      <w:r w:rsidRPr="001B6DB6">
        <w:rPr>
          <w:rFonts w:ascii="Playfair Display" w:eastAsia="Playfair Display" w:hAnsi="Playfair Display" w:cs="Playfair Display"/>
          <w:i/>
          <w:iCs/>
        </w:rPr>
        <w:t>Overview:</w:t>
      </w:r>
    </w:p>
    <w:p w14:paraId="3B74652C"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lastRenderedPageBreak/>
        <w:t>Waterfall methodology is a linear and sequential approach to software development. In this methodology, each phase needs to get completed before its next phase starts. It follows a strict predefined sequence of phases: the gathering requirement; design; development; testing; deployment; and maintenance.</w:t>
      </w:r>
    </w:p>
    <w:p w14:paraId="7B5A175B" w14:textId="77777777" w:rsidR="0012742D" w:rsidRPr="0012742D" w:rsidRDefault="0012742D" w:rsidP="0012742D">
      <w:pPr>
        <w:spacing w:line="480" w:lineRule="auto"/>
        <w:ind w:left="720"/>
        <w:rPr>
          <w:rFonts w:ascii="Playfair Display" w:eastAsia="Playfair Display" w:hAnsi="Playfair Display" w:cs="Playfair Display"/>
        </w:rPr>
      </w:pPr>
    </w:p>
    <w:p w14:paraId="4A3EFE1C" w14:textId="11F44D82" w:rsidR="0012742D" w:rsidRPr="001B6DB6" w:rsidRDefault="001B6DB6" w:rsidP="0012742D">
      <w:pPr>
        <w:spacing w:line="480" w:lineRule="auto"/>
        <w:ind w:left="720"/>
        <w:rPr>
          <w:rFonts w:ascii="Playfair Display" w:eastAsia="Playfair Display" w:hAnsi="Playfair Display" w:cs="Playfair Display"/>
          <w:i/>
          <w:iCs/>
        </w:rPr>
      </w:pPr>
      <w:ins w:id="1" w:author="Microsoft Word" w:date="2024-11-19T20:44:00Z" w16du:dateUtc="2024-11-19T17:44:00Z">
        <w:r w:rsidRPr="001B6DB6">
          <w:rPr>
            <w:rFonts w:ascii="Playfair Display" w:eastAsia="Playfair Display" w:hAnsi="Playfair Display" w:cs="Playfair Display"/>
            <w:i/>
            <w:iCs/>
          </w:rPr>
          <w:t xml:space="preserve">b) </w:t>
        </w:r>
      </w:ins>
      <w:r w:rsidR="0012742D" w:rsidRPr="001B6DB6">
        <w:rPr>
          <w:rFonts w:ascii="Playfair Display" w:eastAsia="Playfair Display" w:hAnsi="Playfair Display" w:cs="Playfair Display"/>
          <w:i/>
          <w:iCs/>
        </w:rPr>
        <w:t>Key Characteristics:</w:t>
      </w:r>
    </w:p>
    <w:p w14:paraId="6DA76258" w14:textId="77777777" w:rsidR="0012742D" w:rsidRPr="0012742D" w:rsidRDefault="0012742D" w:rsidP="0012742D">
      <w:pPr>
        <w:spacing w:line="480" w:lineRule="auto"/>
        <w:ind w:left="720"/>
        <w:rPr>
          <w:rFonts w:ascii="Playfair Display" w:eastAsia="Playfair Display" w:hAnsi="Playfair Display" w:cs="Playfair Display"/>
        </w:rPr>
      </w:pPr>
    </w:p>
    <w:p w14:paraId="4974B292"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Structured and Predictable: Each phase is distinct and completed before moving forward.</w:t>
      </w:r>
    </w:p>
    <w:p w14:paraId="1CF35465"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Fixed Requirements: Requirements are gathered upfront, and it is expected to remain unchanged throughout the project.</w:t>
      </w:r>
    </w:p>
    <w:p w14:paraId="6099F6E0" w14:textId="77777777" w:rsidR="00F954F7" w:rsidRDefault="0012742D" w:rsidP="0012742D">
      <w:pPr>
        <w:spacing w:line="480" w:lineRule="auto"/>
        <w:ind w:left="720"/>
        <w:rPr>
          <w:ins w:id="2" w:author="Microsoft Word" w:date="2024-11-19T20:44:00Z" w16du:dateUtc="2024-11-19T17:44:00Z"/>
          <w:rFonts w:ascii="Playfair Display" w:eastAsia="Playfair Display" w:hAnsi="Playfair Display" w:cs="Playfair Display"/>
        </w:rPr>
      </w:pPr>
      <w:r w:rsidRPr="0012742D">
        <w:rPr>
          <w:rFonts w:ascii="Playfair Display" w:eastAsia="Playfair Display" w:hAnsi="Playfair Display" w:cs="Playfair Display"/>
        </w:rPr>
        <w:t xml:space="preserve">Limited Flexibility: Any changes during development are very difficult and expensive to implement. </w:t>
      </w:r>
    </w:p>
    <w:p w14:paraId="3DF979DD" w14:textId="6C66872E" w:rsidR="0012742D" w:rsidRPr="00E025A8" w:rsidRDefault="00E025A8" w:rsidP="0012742D">
      <w:pPr>
        <w:spacing w:line="480" w:lineRule="auto"/>
        <w:ind w:left="720"/>
        <w:rPr>
          <w:rFonts w:ascii="Playfair Display" w:eastAsia="Playfair Display" w:hAnsi="Playfair Display" w:cs="Playfair Display"/>
          <w:i/>
          <w:iCs/>
        </w:rPr>
      </w:pPr>
      <w:ins w:id="3" w:author="Microsoft Word" w:date="2024-11-19T20:44:00Z" w16du:dateUtc="2024-11-19T17:44:00Z">
        <w:r w:rsidRPr="00E025A8">
          <w:rPr>
            <w:rFonts w:ascii="Playfair Display" w:eastAsia="Playfair Display" w:hAnsi="Playfair Display" w:cs="Playfair Display"/>
            <w:i/>
            <w:iCs/>
          </w:rPr>
          <w:t xml:space="preserve">c) </w:t>
        </w:r>
      </w:ins>
      <w:r w:rsidR="0012742D" w:rsidRPr="00E025A8">
        <w:rPr>
          <w:rFonts w:ascii="Playfair Display" w:eastAsia="Playfair Display" w:hAnsi="Playfair Display" w:cs="Playfair Display"/>
          <w:i/>
          <w:iCs/>
        </w:rPr>
        <w:t>The advantages include:</w:t>
      </w:r>
    </w:p>
    <w:p w14:paraId="26C4DE97" w14:textId="77777777" w:rsidR="0012742D" w:rsidRPr="0012742D" w:rsidRDefault="0012742D" w:rsidP="0012742D">
      <w:pPr>
        <w:spacing w:line="480" w:lineRule="auto"/>
        <w:ind w:left="720"/>
        <w:rPr>
          <w:rFonts w:ascii="Playfair Display" w:eastAsia="Playfair Display" w:hAnsi="Playfair Display" w:cs="Playfair Display"/>
        </w:rPr>
      </w:pPr>
    </w:p>
    <w:p w14:paraId="699C0F62"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Well-documented at each phase.</w:t>
      </w:r>
    </w:p>
    <w:p w14:paraId="23071C36"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The project would be fit in cases where the requirements are well known and are not likely to change.</w:t>
      </w:r>
    </w:p>
    <w:p w14:paraId="62D215E3"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Very easy to manage owing to its structured nature.</w:t>
      </w:r>
    </w:p>
    <w:p w14:paraId="309E903D"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Risk of delivering a product that does not meet the evolving user needs due to limited feedback in development.</w:t>
      </w:r>
    </w:p>
    <w:p w14:paraId="4E1047C8" w14:textId="77777777" w:rsidR="0012742D" w:rsidRPr="0012742D" w:rsidRDefault="0012742D" w:rsidP="0012742D">
      <w:pPr>
        <w:spacing w:line="480" w:lineRule="auto"/>
        <w:ind w:left="720"/>
        <w:rPr>
          <w:rFonts w:ascii="Playfair Display" w:eastAsia="Playfair Display" w:hAnsi="Playfair Display" w:cs="Playfair Display"/>
        </w:rPr>
      </w:pPr>
    </w:p>
    <w:p w14:paraId="619E9267" w14:textId="0F6F450F" w:rsidR="0012742D" w:rsidRPr="00060B01" w:rsidRDefault="00060B01" w:rsidP="0012742D">
      <w:pPr>
        <w:spacing w:line="480" w:lineRule="auto"/>
        <w:ind w:left="720"/>
        <w:rPr>
          <w:rFonts w:ascii="Playfair Display" w:eastAsia="Playfair Display" w:hAnsi="Playfair Display" w:cs="Playfair Display"/>
          <w:i/>
          <w:iCs/>
        </w:rPr>
      </w:pPr>
      <w:ins w:id="4" w:author="Microsoft Word" w:date="2024-11-19T20:44:00Z" w16du:dateUtc="2024-11-19T17:44:00Z">
        <w:r w:rsidRPr="00060B01">
          <w:rPr>
            <w:rFonts w:ascii="Playfair Display" w:eastAsia="Playfair Display" w:hAnsi="Playfair Display" w:cs="Playfair Display"/>
            <w:i/>
            <w:iCs/>
          </w:rPr>
          <w:lastRenderedPageBreak/>
          <w:t xml:space="preserve">d) </w:t>
        </w:r>
      </w:ins>
      <w:r w:rsidR="0012742D" w:rsidRPr="00060B01">
        <w:rPr>
          <w:rFonts w:ascii="Playfair Display" w:eastAsia="Playfair Display" w:hAnsi="Playfair Display" w:cs="Playfair Display"/>
          <w:i/>
          <w:iCs/>
        </w:rPr>
        <w:t>Appropriate Scenarios:</w:t>
      </w:r>
    </w:p>
    <w:p w14:paraId="1B6375F4" w14:textId="77777777" w:rsidR="0012742D" w:rsidRPr="0012742D" w:rsidRDefault="0012742D" w:rsidP="0012742D">
      <w:pPr>
        <w:spacing w:line="480" w:lineRule="auto"/>
        <w:ind w:left="720"/>
        <w:rPr>
          <w:rFonts w:ascii="Playfair Display" w:eastAsia="Playfair Display" w:hAnsi="Playfair Display" w:cs="Playfair Display"/>
        </w:rPr>
      </w:pPr>
    </w:p>
    <w:p w14:paraId="51B0C0C5"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Highly regulated projects, such as government software and medical applications, where the requirements are fixed and well-defined from the beginning.</w:t>
      </w:r>
    </w:p>
    <w:p w14:paraId="04E02913"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Shorter projects with a clear, unchanging scope, like simple websites or small systems where changes are not anticipated.</w:t>
      </w:r>
    </w:p>
    <w:p w14:paraId="269479C6" w14:textId="002C66A1" w:rsidR="0012742D" w:rsidRPr="00E13E4A" w:rsidRDefault="00E13E4A" w:rsidP="0012742D">
      <w:pPr>
        <w:spacing w:line="480" w:lineRule="auto"/>
        <w:ind w:left="720"/>
        <w:rPr>
          <w:rFonts w:ascii="Playfair Display" w:eastAsia="Playfair Display" w:hAnsi="Playfair Display" w:cs="Playfair Display"/>
          <w:b/>
          <w:bCs/>
          <w:i/>
          <w:iCs/>
          <w:u w:val="single"/>
        </w:rPr>
      </w:pPr>
      <w:r>
        <w:rPr>
          <w:rFonts w:ascii="Playfair Display" w:eastAsia="Playfair Display" w:hAnsi="Playfair Display" w:cs="Playfair Display"/>
          <w:b/>
          <w:bCs/>
          <w:i/>
          <w:iCs/>
          <w:u w:val="single"/>
        </w:rPr>
        <w:t xml:space="preserve">  </w:t>
      </w:r>
      <w:r w:rsidR="0012742D" w:rsidRPr="00E13E4A">
        <w:rPr>
          <w:rFonts w:ascii="Playfair Display" w:eastAsia="Playfair Display" w:hAnsi="Playfair Display" w:cs="Playfair Display"/>
          <w:b/>
          <w:bCs/>
          <w:i/>
          <w:iCs/>
          <w:u w:val="single"/>
        </w:rPr>
        <w:t>Agile Methodology</w:t>
      </w:r>
    </w:p>
    <w:p w14:paraId="2910596D" w14:textId="605DF36C" w:rsidR="0012742D" w:rsidRPr="00926E4E" w:rsidRDefault="0012742D" w:rsidP="00926E4E">
      <w:pPr>
        <w:pStyle w:val="ListParagraph"/>
        <w:numPr>
          <w:ilvl w:val="0"/>
          <w:numId w:val="7"/>
        </w:numPr>
        <w:spacing w:line="480" w:lineRule="auto"/>
        <w:rPr>
          <w:rFonts w:ascii="Playfair Display" w:eastAsia="Playfair Display" w:hAnsi="Playfair Display" w:cs="Playfair Display"/>
        </w:rPr>
      </w:pPr>
      <w:r w:rsidRPr="00926E4E">
        <w:rPr>
          <w:rFonts w:ascii="Playfair Display" w:eastAsia="Playfair Display" w:hAnsi="Playfair Display" w:cs="Playfair Display"/>
          <w:i/>
          <w:iCs/>
        </w:rPr>
        <w:t>Overview</w:t>
      </w:r>
      <w:r w:rsidRPr="00926E4E">
        <w:rPr>
          <w:rFonts w:ascii="Playfair Display" w:eastAsia="Playfair Display" w:hAnsi="Playfair Display" w:cs="Playfair Display"/>
        </w:rPr>
        <w:t>:</w:t>
      </w:r>
    </w:p>
    <w:p w14:paraId="734382C9" w14:textId="77777777" w:rsidR="0012742D" w:rsidRPr="0012742D" w:rsidRDefault="0012742D" w:rsidP="0012742D">
      <w:pPr>
        <w:spacing w:line="480" w:lineRule="auto"/>
        <w:ind w:left="720"/>
        <w:rPr>
          <w:rFonts w:ascii="Playfair Display" w:eastAsia="Playfair Display" w:hAnsi="Playfair Display" w:cs="Playfair Display"/>
        </w:rPr>
      </w:pPr>
      <w:proofErr w:type="spellStart"/>
      <w:r w:rsidRPr="0012742D">
        <w:rPr>
          <w:rFonts w:ascii="Playfair Display" w:eastAsia="Playfair Display" w:hAnsi="Playfair Display" w:cs="Playfair Display"/>
        </w:rPr>
        <w:t>Agpte</w:t>
      </w:r>
      <w:proofErr w:type="spellEnd"/>
      <w:r w:rsidRPr="0012742D">
        <w:rPr>
          <w:rFonts w:ascii="Playfair Display" w:eastAsia="Playfair Display" w:hAnsi="Playfair Display" w:cs="Playfair Display"/>
        </w:rPr>
        <w:t xml:space="preserve"> methodology: Agile is an iterative and incremental methodology for developing software with a high level of flexibility, collaboration, and customer feedback. Also, development is done in small, manageable iterations, usually with regular reviews and adaptations.</w:t>
      </w:r>
    </w:p>
    <w:p w14:paraId="7FFD5133" w14:textId="77777777" w:rsidR="0012742D" w:rsidRPr="0012742D" w:rsidRDefault="0012742D" w:rsidP="0012742D">
      <w:pPr>
        <w:spacing w:line="480" w:lineRule="auto"/>
        <w:ind w:left="720"/>
        <w:rPr>
          <w:rFonts w:ascii="Playfair Display" w:eastAsia="Playfair Display" w:hAnsi="Playfair Display" w:cs="Playfair Display"/>
        </w:rPr>
      </w:pPr>
    </w:p>
    <w:p w14:paraId="34211F38" w14:textId="32A0CA2D" w:rsidR="0012742D" w:rsidRPr="00926E4E" w:rsidRDefault="0012742D" w:rsidP="00926E4E">
      <w:pPr>
        <w:pStyle w:val="ListParagraph"/>
        <w:numPr>
          <w:ilvl w:val="0"/>
          <w:numId w:val="7"/>
        </w:numPr>
        <w:spacing w:line="480" w:lineRule="auto"/>
        <w:rPr>
          <w:rFonts w:ascii="Playfair Display" w:eastAsia="Playfair Display" w:hAnsi="Playfair Display" w:cs="Playfair Display"/>
          <w:i/>
          <w:iCs/>
        </w:rPr>
      </w:pPr>
      <w:r w:rsidRPr="00926E4E">
        <w:rPr>
          <w:rFonts w:ascii="Playfair Display" w:eastAsia="Playfair Display" w:hAnsi="Playfair Display" w:cs="Playfair Display"/>
          <w:i/>
          <w:iCs/>
        </w:rPr>
        <w:t>Key Characteristics:</w:t>
      </w:r>
    </w:p>
    <w:p w14:paraId="75B76D66" w14:textId="77777777" w:rsidR="0012742D" w:rsidRPr="0012742D" w:rsidRDefault="0012742D" w:rsidP="0012742D">
      <w:pPr>
        <w:spacing w:line="480" w:lineRule="auto"/>
        <w:ind w:left="720"/>
        <w:rPr>
          <w:rFonts w:ascii="Playfair Display" w:eastAsia="Playfair Display" w:hAnsi="Playfair Display" w:cs="Playfair Display"/>
        </w:rPr>
      </w:pPr>
    </w:p>
    <w:p w14:paraId="18ECDBE4"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Iterative Development: The product is built in small increments; these sprints usually last from 1-4 weeks.</w:t>
      </w:r>
    </w:p>
    <w:p w14:paraId="51BC7ACA" w14:textId="77777777" w:rsidR="0012742D" w:rsidRPr="0012742D" w:rsidRDefault="0012742D" w:rsidP="0012742D">
      <w:pPr>
        <w:spacing w:line="480" w:lineRule="auto"/>
        <w:ind w:left="720"/>
        <w:rPr>
          <w:rFonts w:ascii="Playfair Display" w:eastAsia="Playfair Display" w:hAnsi="Playfair Display" w:cs="Playfair Display"/>
        </w:rPr>
      </w:pPr>
    </w:p>
    <w:p w14:paraId="46BF83BB"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Continuous Feedback: Feedback from customers or stakeholders is gathered regularly; the product evolves based on that input.</w:t>
      </w:r>
    </w:p>
    <w:p w14:paraId="3C2D6970"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Agile Adaptability: Agile is greatly flexible and responsive to changes in requirements or design at any level during the project.</w:t>
      </w:r>
    </w:p>
    <w:p w14:paraId="3532B29F" w14:textId="3793C746" w:rsidR="0012742D" w:rsidRPr="00C65A00" w:rsidRDefault="0012742D" w:rsidP="00C65A00">
      <w:pPr>
        <w:pStyle w:val="ListParagraph"/>
        <w:numPr>
          <w:ilvl w:val="0"/>
          <w:numId w:val="7"/>
        </w:numPr>
        <w:spacing w:line="480" w:lineRule="auto"/>
        <w:rPr>
          <w:rFonts w:ascii="Playfair Display" w:eastAsia="Playfair Display" w:hAnsi="Playfair Display" w:cs="Playfair Display"/>
        </w:rPr>
      </w:pPr>
      <w:r w:rsidRPr="00C65A00">
        <w:rPr>
          <w:rFonts w:ascii="Playfair Display" w:eastAsia="Playfair Display" w:hAnsi="Playfair Display" w:cs="Playfair Display"/>
          <w:i/>
          <w:iCs/>
        </w:rPr>
        <w:lastRenderedPageBreak/>
        <w:t>Advantages</w:t>
      </w:r>
      <w:r w:rsidRPr="00C65A00">
        <w:rPr>
          <w:rFonts w:ascii="Playfair Display" w:eastAsia="Playfair Display" w:hAnsi="Playfair Display" w:cs="Playfair Display"/>
        </w:rPr>
        <w:t>:</w:t>
      </w:r>
    </w:p>
    <w:p w14:paraId="74FB5BCB" w14:textId="77777777" w:rsidR="0012742D" w:rsidRPr="0012742D" w:rsidRDefault="0012742D" w:rsidP="0012742D">
      <w:pPr>
        <w:spacing w:line="480" w:lineRule="auto"/>
        <w:ind w:left="720"/>
        <w:rPr>
          <w:rFonts w:ascii="Playfair Display" w:eastAsia="Playfair Display" w:hAnsi="Playfair Display" w:cs="Playfair Display"/>
        </w:rPr>
      </w:pPr>
    </w:p>
    <w:p w14:paraId="69FD795F"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More flexibility for accommodating changes and adjustments.</w:t>
      </w:r>
    </w:p>
    <w:p w14:paraId="3C2630D1"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Earlier delivery of workable features with feedback loops.</w:t>
      </w:r>
    </w:p>
    <w:p w14:paraId="202B8CB5"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Most compatible with user needs as cycles are reviewed constantly.</w:t>
      </w:r>
    </w:p>
    <w:p w14:paraId="41C1B9DF" w14:textId="272AB4B9" w:rsidR="0012742D" w:rsidRPr="00C65A00" w:rsidRDefault="0012742D" w:rsidP="00C65A00">
      <w:pPr>
        <w:pStyle w:val="ListParagraph"/>
        <w:numPr>
          <w:ilvl w:val="0"/>
          <w:numId w:val="7"/>
        </w:numPr>
        <w:spacing w:line="480" w:lineRule="auto"/>
        <w:rPr>
          <w:rFonts w:ascii="Playfair Display" w:eastAsia="Playfair Display" w:hAnsi="Playfair Display" w:cs="Playfair Display"/>
        </w:rPr>
      </w:pPr>
      <w:r w:rsidRPr="00C65A00">
        <w:rPr>
          <w:rFonts w:ascii="Playfair Display" w:eastAsia="Playfair Display" w:hAnsi="Playfair Display" w:cs="Playfair Display"/>
          <w:i/>
          <w:iCs/>
        </w:rPr>
        <w:t>Disadvantages</w:t>
      </w:r>
      <w:r w:rsidRPr="00C65A00">
        <w:rPr>
          <w:rFonts w:ascii="Playfair Display" w:eastAsia="Playfair Display" w:hAnsi="Playfair Display" w:cs="Playfair Display"/>
        </w:rPr>
        <w:t>:</w:t>
      </w:r>
    </w:p>
    <w:p w14:paraId="400469BE" w14:textId="77777777" w:rsidR="0012742D" w:rsidRPr="0012742D" w:rsidRDefault="0012742D" w:rsidP="0012742D">
      <w:pPr>
        <w:spacing w:line="480" w:lineRule="auto"/>
        <w:ind w:left="720"/>
        <w:rPr>
          <w:rFonts w:ascii="Playfair Display" w:eastAsia="Playfair Display" w:hAnsi="Playfair Display" w:cs="Playfair Display"/>
        </w:rPr>
      </w:pPr>
    </w:p>
    <w:p w14:paraId="04596DAD"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Demands involvement of stakeholders and customers throughout.</w:t>
      </w:r>
    </w:p>
    <w:p w14:paraId="75D13C8B"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Management may be a bit more difficult due to its dynamic nature and change in scope.</w:t>
      </w:r>
    </w:p>
    <w:p w14:paraId="770C9143"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Risk of scope creep if not properly controlled.</w:t>
      </w:r>
    </w:p>
    <w:p w14:paraId="382D9F6B" w14:textId="6F9954A8" w:rsidR="0012742D" w:rsidRPr="0034769F" w:rsidRDefault="0012742D" w:rsidP="0034769F">
      <w:pPr>
        <w:pStyle w:val="ListParagraph"/>
        <w:numPr>
          <w:ilvl w:val="0"/>
          <w:numId w:val="7"/>
        </w:numPr>
        <w:spacing w:line="480" w:lineRule="auto"/>
        <w:rPr>
          <w:rFonts w:ascii="Playfair Display" w:eastAsia="Playfair Display" w:hAnsi="Playfair Display" w:cs="Playfair Display"/>
          <w:i/>
          <w:iCs/>
        </w:rPr>
      </w:pPr>
      <w:r w:rsidRPr="0034769F">
        <w:rPr>
          <w:rFonts w:ascii="Playfair Display" w:eastAsia="Playfair Display" w:hAnsi="Playfair Display" w:cs="Playfair Display"/>
          <w:i/>
          <w:iCs/>
        </w:rPr>
        <w:t>Appropriate Situations:</w:t>
      </w:r>
    </w:p>
    <w:p w14:paraId="49498AE3" w14:textId="77777777" w:rsidR="0012742D" w:rsidRPr="0012742D" w:rsidRDefault="0012742D" w:rsidP="0012742D">
      <w:pPr>
        <w:spacing w:line="480" w:lineRule="auto"/>
        <w:ind w:left="720"/>
        <w:rPr>
          <w:rFonts w:ascii="Playfair Display" w:eastAsia="Playfair Display" w:hAnsi="Playfair Display" w:cs="Playfair Display"/>
        </w:rPr>
      </w:pPr>
    </w:p>
    <w:p w14:paraId="2561F717"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Projects that have changing requirements or those that are not well-defined, such as new product development or startups where the user's needs are not yet known.</w:t>
      </w:r>
    </w:p>
    <w:p w14:paraId="3A50F1EA"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Rapid-paced environments that require quick changes and frequent iteration, such as mobile applications or technology startups.</w:t>
      </w:r>
    </w:p>
    <w:p w14:paraId="4E5D7F90" w14:textId="77777777" w:rsidR="0012742D" w:rsidRPr="0012742D" w:rsidRDefault="0012742D" w:rsidP="0012742D">
      <w:pPr>
        <w:spacing w:line="480" w:lineRule="auto"/>
        <w:ind w:left="720"/>
        <w:rPr>
          <w:rFonts w:ascii="Playfair Display" w:eastAsia="Playfair Display" w:hAnsi="Playfair Display" w:cs="Playfair Display"/>
        </w:rPr>
      </w:pPr>
      <w:r w:rsidRPr="0012742D">
        <w:rPr>
          <w:rFonts w:ascii="Playfair Display" w:eastAsia="Playfair Display" w:hAnsi="Playfair Display" w:cs="Playfair Display"/>
        </w:rPr>
        <w:t>Projects requiring constant user feedback to inform the development process, like software meant for web services or user-facing applications.</w:t>
      </w:r>
    </w:p>
    <w:p w14:paraId="2EF48338" w14:textId="77777777" w:rsidR="0012742D" w:rsidRDefault="0012742D" w:rsidP="00E60DF9">
      <w:pPr>
        <w:spacing w:line="480" w:lineRule="auto"/>
        <w:rPr>
          <w:rFonts w:ascii="Playfair Display" w:eastAsia="Playfair Display" w:hAnsi="Playfair Display" w:cs="Playfair Display"/>
        </w:rPr>
      </w:pPr>
    </w:p>
    <w:p w14:paraId="2F5C6F98" w14:textId="77777777" w:rsidR="008F4C9B" w:rsidRPr="00E60DF9" w:rsidRDefault="00944DE4">
      <w:pPr>
        <w:numPr>
          <w:ilvl w:val="0"/>
          <w:numId w:val="1"/>
        </w:numPr>
        <w:spacing w:line="480" w:lineRule="auto"/>
        <w:rPr>
          <w:rFonts w:ascii="Playfair Display" w:eastAsia="Playfair Display" w:hAnsi="Playfair Display" w:cs="Playfair Display"/>
          <w:b/>
          <w:bCs/>
        </w:rPr>
      </w:pPr>
      <w:r w:rsidRPr="00E60DF9">
        <w:rPr>
          <w:rFonts w:ascii="Playfair Display" w:eastAsia="Playfair Display" w:hAnsi="Playfair Display" w:cs="Playfair Display"/>
          <w:b/>
          <w:bCs/>
        </w:rPr>
        <w:t>Describe the roles and responsibilities of a Software Developer, a Quality Assurance Engineer, and a Project Manager in a software engineering team.</w:t>
      </w:r>
    </w:p>
    <w:p w14:paraId="37D43762" w14:textId="77777777" w:rsidR="00823373" w:rsidRDefault="00823373">
      <w:pPr>
        <w:spacing w:line="480" w:lineRule="auto"/>
        <w:ind w:left="720"/>
        <w:rPr>
          <w:rFonts w:ascii="Playfair Display" w:eastAsia="Playfair Display" w:hAnsi="Playfair Display" w:cs="Playfair Display"/>
        </w:rPr>
      </w:pPr>
    </w:p>
    <w:p w14:paraId="1AD63E59" w14:textId="77777777" w:rsidR="0018778B" w:rsidRPr="0018778B" w:rsidRDefault="0018778B" w:rsidP="0018778B">
      <w:pPr>
        <w:spacing w:line="480" w:lineRule="auto"/>
        <w:ind w:left="720"/>
        <w:rPr>
          <w:rFonts w:ascii="Playfair Display" w:eastAsia="Playfair Display" w:hAnsi="Playfair Display" w:cs="Playfair Display"/>
          <w:b/>
          <w:bCs/>
          <w:i/>
          <w:iCs/>
          <w:u w:val="single"/>
        </w:rPr>
      </w:pPr>
      <w:r w:rsidRPr="0018778B">
        <w:rPr>
          <w:rFonts w:ascii="Playfair Display" w:eastAsia="Playfair Display" w:hAnsi="Playfair Display" w:cs="Playfair Display"/>
          <w:b/>
          <w:bCs/>
          <w:i/>
          <w:iCs/>
          <w:u w:val="single"/>
        </w:rPr>
        <w:lastRenderedPageBreak/>
        <w:t>Software Developer</w:t>
      </w:r>
    </w:p>
    <w:p w14:paraId="2822A038"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i/>
          <w:iCs/>
        </w:rPr>
        <w:t>Role</w:t>
      </w:r>
      <w:r w:rsidRPr="0018778B">
        <w:rPr>
          <w:rFonts w:ascii="Playfair Display" w:eastAsia="Playfair Display" w:hAnsi="Playfair Display" w:cs="Playfair Display"/>
        </w:rPr>
        <w:t>: A Software Developer is mainly responsible for writing, testing, and maintaining the code that makes up the software application. He will work in close interaction with team members, such as designers and project managers, to ensure that the software meets functional and technical requirements.</w:t>
      </w:r>
    </w:p>
    <w:p w14:paraId="53694D8C" w14:textId="77777777" w:rsidR="0018778B" w:rsidRPr="0018778B" w:rsidRDefault="0018778B" w:rsidP="0018778B">
      <w:pPr>
        <w:spacing w:line="480" w:lineRule="auto"/>
        <w:ind w:left="720"/>
        <w:rPr>
          <w:rFonts w:ascii="Playfair Display" w:eastAsia="Playfair Display" w:hAnsi="Playfair Display" w:cs="Playfair Display"/>
        </w:rPr>
      </w:pPr>
    </w:p>
    <w:p w14:paraId="09D0DF76" w14:textId="77777777" w:rsidR="0018778B" w:rsidRPr="0018778B" w:rsidRDefault="0018778B" w:rsidP="0018778B">
      <w:pPr>
        <w:spacing w:line="480" w:lineRule="auto"/>
        <w:ind w:left="720"/>
        <w:rPr>
          <w:rFonts w:ascii="Playfair Display" w:eastAsia="Playfair Display" w:hAnsi="Playfair Display" w:cs="Playfair Display"/>
          <w:i/>
          <w:iCs/>
        </w:rPr>
      </w:pPr>
      <w:r w:rsidRPr="0018778B">
        <w:rPr>
          <w:rFonts w:ascii="Playfair Display" w:eastAsia="Playfair Display" w:hAnsi="Playfair Display" w:cs="Playfair Display"/>
          <w:i/>
          <w:iCs/>
        </w:rPr>
        <w:t>Responsibilities:</w:t>
      </w:r>
    </w:p>
    <w:p w14:paraId="2D195F0D"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Design and Write Code: Develop the core logic and functionality of the software based on the project's requirements.</w:t>
      </w:r>
    </w:p>
    <w:p w14:paraId="41603D81"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Debugging and Troubleshooting: Find bugs in the code and eliminate them, hence guaranteeing smooth operation of the software.</w:t>
      </w:r>
    </w:p>
    <w:p w14:paraId="24245827"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Collaboration: Collaborate with other team members, QA engineers, and UI/UX designers on making sure that the software is functional, user-friendly, and meets all the goals set for the project.</w:t>
      </w:r>
    </w:p>
    <w:p w14:paraId="2156A54A"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Test: Write unit tests, participate in system testing, which guarantees the quality of code and functionality.</w:t>
      </w:r>
    </w:p>
    <w:p w14:paraId="140FC88D"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Maintaining Software: Elaborate on the software over time by fixing bugs, adding features, and making it compatible with new systems or technologies. Documentation: It involves creating technical documentation for helping other people understand the codebase, functionality, and how to use the software. 2. QA Engineer</w:t>
      </w:r>
    </w:p>
    <w:p w14:paraId="3C8D7355"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b/>
          <w:bCs/>
          <w:u w:val="single"/>
        </w:rPr>
        <w:t>QA Engineer</w:t>
      </w:r>
      <w:r w:rsidRPr="0018778B">
        <w:rPr>
          <w:rFonts w:ascii="Playfair Display" w:eastAsia="Playfair Display" w:hAnsi="Playfair Display" w:cs="Playfair Display"/>
        </w:rPr>
        <w:t xml:space="preserve">: A QA engineer's main role is to ensure that the software product is of high standard quality and with no defects while responding well to its requirements. </w:t>
      </w:r>
      <w:r w:rsidRPr="0018778B">
        <w:rPr>
          <w:rFonts w:ascii="Playfair Display" w:eastAsia="Playfair Display" w:hAnsi="Playfair Display" w:cs="Playfair Display"/>
        </w:rPr>
        <w:lastRenderedPageBreak/>
        <w:t>They help majorly in testing software so it can perform as per the expectations laid down for various environments and conditions.</w:t>
      </w:r>
    </w:p>
    <w:p w14:paraId="198E60DE" w14:textId="77777777" w:rsidR="0018778B" w:rsidRPr="0018778B" w:rsidRDefault="0018778B" w:rsidP="0018778B">
      <w:pPr>
        <w:spacing w:line="480" w:lineRule="auto"/>
        <w:ind w:left="720"/>
        <w:rPr>
          <w:rFonts w:ascii="Playfair Display" w:eastAsia="Playfair Display" w:hAnsi="Playfair Display" w:cs="Playfair Display"/>
        </w:rPr>
      </w:pPr>
    </w:p>
    <w:p w14:paraId="0626E816" w14:textId="77777777" w:rsidR="0018778B" w:rsidRPr="0018778B" w:rsidRDefault="0018778B" w:rsidP="0018778B">
      <w:pPr>
        <w:spacing w:line="480" w:lineRule="auto"/>
        <w:ind w:left="720"/>
        <w:rPr>
          <w:rFonts w:ascii="Playfair Display" w:eastAsia="Playfair Display" w:hAnsi="Playfair Display" w:cs="Playfair Display"/>
        </w:rPr>
      </w:pPr>
      <w:r w:rsidRPr="00E2667B">
        <w:rPr>
          <w:rFonts w:ascii="Playfair Display" w:eastAsia="Playfair Display" w:hAnsi="Playfair Display" w:cs="Playfair Display"/>
          <w:i/>
          <w:iCs/>
        </w:rPr>
        <w:t>Responsibilities</w:t>
      </w:r>
      <w:r w:rsidRPr="0018778B">
        <w:rPr>
          <w:rFonts w:ascii="Playfair Display" w:eastAsia="Playfair Display" w:hAnsi="Playfair Display" w:cs="Playfair Display"/>
        </w:rPr>
        <w:t>:</w:t>
      </w:r>
    </w:p>
    <w:p w14:paraId="1DA259C1"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Test Planning: Create a test plan right from the requirement phase so that every aspect of the software is put under test.</w:t>
      </w:r>
    </w:p>
    <w:p w14:paraId="7859F8B5"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Test Execution: Conduct unit testing, integration testing, system testing, regression testing, etcetera, aimed at finding defects in the software. This also involves manual testing and writing automated tests.</w:t>
      </w:r>
    </w:p>
    <w:p w14:paraId="2EA72F6A"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Bug Reporting: Identify any bugs or issues arising out of such testing. In addition, document and report them, working alongside developers for reproducing and resolving these defects.</w:t>
      </w:r>
    </w:p>
    <w:p w14:paraId="5ED2D27E"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Performance Testing: Ensure the software performs efficiently under different loads and conditions.</w:t>
      </w:r>
    </w:p>
    <w:p w14:paraId="03466A82" w14:textId="77777777" w:rsidR="00E2667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 xml:space="preserve">Collaboration: Collaborate with the developers and product owners to ensure that the software satisfies customers' expectations and functional requirements of the work. UX testing: Ensuring software is user-friendly, functions well, and meets requirements for accessibility. </w:t>
      </w:r>
    </w:p>
    <w:p w14:paraId="58E21592" w14:textId="7322D457" w:rsidR="0018778B" w:rsidRPr="00E2667B" w:rsidRDefault="0018778B" w:rsidP="0018778B">
      <w:pPr>
        <w:spacing w:line="480" w:lineRule="auto"/>
        <w:ind w:left="720"/>
        <w:rPr>
          <w:rFonts w:ascii="Playfair Display" w:eastAsia="Playfair Display" w:hAnsi="Playfair Display" w:cs="Playfair Display"/>
          <w:b/>
          <w:bCs/>
          <w:i/>
          <w:iCs/>
          <w:u w:val="single"/>
        </w:rPr>
      </w:pPr>
      <w:r w:rsidRPr="00E2667B">
        <w:rPr>
          <w:rFonts w:ascii="Playfair Display" w:eastAsia="Playfair Display" w:hAnsi="Playfair Display" w:cs="Playfair Display"/>
          <w:b/>
          <w:bCs/>
          <w:i/>
          <w:iCs/>
          <w:u w:val="single"/>
        </w:rPr>
        <w:t>Project Manager</w:t>
      </w:r>
    </w:p>
    <w:p w14:paraId="74626E28" w14:textId="77777777" w:rsidR="0018778B" w:rsidRPr="0018778B" w:rsidRDefault="0018778B" w:rsidP="0018778B">
      <w:pPr>
        <w:spacing w:line="480" w:lineRule="auto"/>
        <w:ind w:left="720"/>
        <w:rPr>
          <w:rFonts w:ascii="Playfair Display" w:eastAsia="Playfair Display" w:hAnsi="Playfair Display" w:cs="Playfair Display"/>
        </w:rPr>
      </w:pPr>
      <w:r w:rsidRPr="00E2667B">
        <w:rPr>
          <w:rFonts w:ascii="Playfair Display" w:eastAsia="Playfair Display" w:hAnsi="Playfair Display" w:cs="Playfair Display"/>
          <w:i/>
          <w:iCs/>
        </w:rPr>
        <w:t>Role</w:t>
      </w:r>
      <w:r w:rsidRPr="0018778B">
        <w:rPr>
          <w:rFonts w:ascii="Playfair Display" w:eastAsia="Playfair Display" w:hAnsi="Playfair Display" w:cs="Playfair Display"/>
        </w:rPr>
        <w:t xml:space="preserve">: The Project Manager is the person responsible for overseeing the entire software development process, ensuring timely completion of projects within budget and to </w:t>
      </w:r>
      <w:r w:rsidRPr="0018778B">
        <w:rPr>
          <w:rFonts w:ascii="Playfair Display" w:eastAsia="Playfair Display" w:hAnsi="Playfair Display" w:cs="Playfair Display"/>
        </w:rPr>
        <w:lastRenderedPageBreak/>
        <w:t>desired quality. Responsibilities include planning, executing, and closing the project, while liaising between stakeholders and the development team.</w:t>
      </w:r>
    </w:p>
    <w:p w14:paraId="7F28F8DA" w14:textId="77777777" w:rsidR="0018778B" w:rsidRPr="0018778B" w:rsidRDefault="0018778B" w:rsidP="0018778B">
      <w:pPr>
        <w:spacing w:line="480" w:lineRule="auto"/>
        <w:ind w:left="720"/>
        <w:rPr>
          <w:rFonts w:ascii="Playfair Display" w:eastAsia="Playfair Display" w:hAnsi="Playfair Display" w:cs="Playfair Display"/>
        </w:rPr>
      </w:pPr>
    </w:p>
    <w:p w14:paraId="61DFBB01" w14:textId="77777777" w:rsidR="0018778B" w:rsidRPr="0018778B" w:rsidRDefault="0018778B" w:rsidP="0018778B">
      <w:pPr>
        <w:spacing w:line="480" w:lineRule="auto"/>
        <w:ind w:left="720"/>
        <w:rPr>
          <w:rFonts w:ascii="Playfair Display" w:eastAsia="Playfair Display" w:hAnsi="Playfair Display" w:cs="Playfair Display"/>
        </w:rPr>
      </w:pPr>
      <w:r w:rsidRPr="00E2667B">
        <w:rPr>
          <w:rFonts w:ascii="Playfair Display" w:eastAsia="Playfair Display" w:hAnsi="Playfair Display" w:cs="Playfair Display"/>
          <w:i/>
          <w:iCs/>
        </w:rPr>
        <w:t>Responsibilities</w:t>
      </w:r>
      <w:r w:rsidRPr="0018778B">
        <w:rPr>
          <w:rFonts w:ascii="Playfair Display" w:eastAsia="Playfair Display" w:hAnsi="Playfair Display" w:cs="Playfair Display"/>
        </w:rPr>
        <w:t>:</w:t>
      </w:r>
    </w:p>
    <w:p w14:paraId="5F160049"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Project Planning: Define goals, scope, and deliverables of the project. Create detailed project timelines, assign tasks, and set milestones.</w:t>
      </w:r>
    </w:p>
    <w:p w14:paraId="6A15D213"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Resource Management: Resources such as people, tools, and budgets are employed optimally and at appropriate times. Team Coordination: The development team communicates effectively and collaborates with themselves and other departments involved, such as marketing, sales, and client services. Risk Management: Establish all the possible risks or impediments that may occur during project execution and formulate methods to counteract them.</w:t>
      </w:r>
    </w:p>
    <w:p w14:paraId="62290FC5"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Stakeholder Communication: Inform stakeholders regarding project progress, milestones achieved, and any hitches or delays. Provide primary contact for both clients and internal stakeholders.</w:t>
      </w:r>
    </w:p>
    <w:p w14:paraId="5C4EF5D8"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Quality Assurance: Take responsibility for the testing and review process for ensuring quality standards on the final product.</w:t>
      </w:r>
    </w:p>
    <w:p w14:paraId="5C3A5448"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Change Management: Record changes to the project scope, schedule, and budget, and communicate the changes to the team and stakeholders with good effect.</w:t>
      </w:r>
    </w:p>
    <w:p w14:paraId="44C02ED0"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Summary of Roles</w:t>
      </w:r>
    </w:p>
    <w:p w14:paraId="1BD0C78B"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Role Network Responsibilities Primary Focus</w:t>
      </w:r>
    </w:p>
    <w:p w14:paraId="3383DB24" w14:textId="77777777" w:rsidR="0018778B" w:rsidRPr="0018778B"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lastRenderedPageBreak/>
        <w:t>Software Developer Create, write, test, debug, and maintain code. Cooperate with team members. Code quality, functionality, and maintenance. QA Engineer Elaborate and conduct tests, find bugs, assure quality, and cooperate with developers. Software reliability, user experience. PM Plan, coordinate, and manage project timelines, resources, and stakeholders. Project delivery, timelines, resource management</w:t>
      </w:r>
    </w:p>
    <w:p w14:paraId="083A2D47" w14:textId="647ABE08" w:rsidR="00823373" w:rsidRDefault="0018778B" w:rsidP="0018778B">
      <w:pPr>
        <w:spacing w:line="480" w:lineRule="auto"/>
        <w:ind w:left="720"/>
        <w:rPr>
          <w:rFonts w:ascii="Playfair Display" w:eastAsia="Playfair Display" w:hAnsi="Playfair Display" w:cs="Playfair Display"/>
        </w:rPr>
      </w:pPr>
      <w:r w:rsidRPr="0018778B">
        <w:rPr>
          <w:rFonts w:ascii="Playfair Display" w:eastAsia="Playfair Display" w:hAnsi="Playfair Display" w:cs="Playfair Display"/>
        </w:rPr>
        <w:t>Every one of these roles is crucial towards the success of the project. Developers create the software, QA engineers ensure that the software is of good quality, and managers ensure everything gets executed on time and within scope. In one way or another, the collaboration between developers, QA engineers, and managers assures a smooth process of development and successful final results of the product.</w:t>
      </w:r>
    </w:p>
    <w:p w14:paraId="19D66FBF" w14:textId="77777777" w:rsidR="00E2667B" w:rsidRDefault="00E2667B" w:rsidP="0018778B">
      <w:pPr>
        <w:spacing w:line="480" w:lineRule="auto"/>
        <w:ind w:left="720"/>
        <w:rPr>
          <w:rFonts w:ascii="Playfair Display" w:eastAsia="Playfair Display" w:hAnsi="Playfair Display" w:cs="Playfair Display"/>
        </w:rPr>
      </w:pPr>
    </w:p>
    <w:p w14:paraId="2F5C6F9A" w14:textId="77777777" w:rsidR="008F4C9B" w:rsidRPr="00D126C4" w:rsidRDefault="00944DE4">
      <w:pPr>
        <w:numPr>
          <w:ilvl w:val="0"/>
          <w:numId w:val="1"/>
        </w:numPr>
        <w:spacing w:line="480" w:lineRule="auto"/>
        <w:rPr>
          <w:rFonts w:ascii="Playfair Display" w:eastAsia="Playfair Display" w:hAnsi="Playfair Display" w:cs="Playfair Display"/>
          <w:b/>
          <w:bCs/>
        </w:rPr>
      </w:pPr>
      <w:r w:rsidRPr="00D126C4">
        <w:rPr>
          <w:rFonts w:ascii="Playfair Display" w:eastAsia="Playfair Display" w:hAnsi="Playfair Display" w:cs="Playfair Display"/>
          <w:b/>
          <w:bCs/>
        </w:rPr>
        <w:t>Discuss the importance of Integrated Development Environments (IDEs) and Version Control Systems (VCS) in the software development process. Give examples of each.</w:t>
      </w:r>
    </w:p>
    <w:p w14:paraId="3B7E32F4" w14:textId="77777777" w:rsidR="00D962B4" w:rsidRDefault="00D962B4" w:rsidP="00D962B4">
      <w:pPr>
        <w:spacing w:line="480" w:lineRule="auto"/>
        <w:rPr>
          <w:rFonts w:ascii="Playfair Display" w:eastAsia="Playfair Display" w:hAnsi="Playfair Display" w:cs="Playfair Display"/>
        </w:rPr>
      </w:pPr>
    </w:p>
    <w:p w14:paraId="3CA8F7BF" w14:textId="77777777" w:rsidR="00D962B4" w:rsidRPr="00922096" w:rsidRDefault="00D962B4" w:rsidP="00D962B4">
      <w:pPr>
        <w:spacing w:line="480" w:lineRule="auto"/>
        <w:rPr>
          <w:rFonts w:ascii="Playfair Display" w:eastAsia="Playfair Display" w:hAnsi="Playfair Display" w:cs="Playfair Display"/>
          <w:b/>
          <w:bCs/>
          <w:i/>
          <w:iCs/>
          <w:u w:val="single"/>
        </w:rPr>
      </w:pPr>
      <w:r w:rsidRPr="00922096">
        <w:rPr>
          <w:rFonts w:ascii="Playfair Display" w:eastAsia="Playfair Display" w:hAnsi="Playfair Display" w:cs="Playfair Display"/>
          <w:b/>
          <w:bCs/>
          <w:i/>
          <w:iCs/>
          <w:u w:val="single"/>
        </w:rPr>
        <w:t>Integrated Development Environments - IDE</w:t>
      </w:r>
    </w:p>
    <w:p w14:paraId="39352BC2"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What is an IDE?</w:t>
      </w:r>
    </w:p>
    <w:p w14:paraId="47DC955B"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An IDE (Integrated Development Environment) is a program that offers a total environment for software development. An IDE integrates in one interface all the development tools necessary, therefore making the developer's work of writing, testing, debugging, and maintaining of code quite easy.</w:t>
      </w:r>
    </w:p>
    <w:p w14:paraId="745AA2C4" w14:textId="77777777" w:rsidR="00D962B4" w:rsidRPr="00D962B4" w:rsidRDefault="00D962B4" w:rsidP="00D962B4">
      <w:pPr>
        <w:spacing w:line="480" w:lineRule="auto"/>
        <w:rPr>
          <w:rFonts w:ascii="Playfair Display" w:eastAsia="Playfair Display" w:hAnsi="Playfair Display" w:cs="Playfair Display"/>
        </w:rPr>
      </w:pPr>
    </w:p>
    <w:p w14:paraId="542329D2"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Importance of IDEs:</w:t>
      </w:r>
    </w:p>
    <w:p w14:paraId="6408376D"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lastRenderedPageBreak/>
        <w:t>Productivity Enhancement: An IDE integrates all the development tools-code editor, compiler, debugger, etc.-into a single interface; hence, developers do not have to spend time switching from one tool to another.</w:t>
      </w:r>
    </w:p>
    <w:p w14:paraId="2A433E25"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Solving Syntax: All IDEs will have features such as code completion and syntax highlighting, which help developers write code much faster and reduce the number of syntax-related bugs.</w:t>
      </w:r>
    </w:p>
    <w:p w14:paraId="70B3DA58"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Debugging Tools: IDEs come with integrated powerful debugging functionalities that may also involve breakpoints, step-through debugging, and variable watches to identify and fix issues efficiently. Error Detection: IDEs often have built-in error checking or linting features, highlight potential bugs and issues right in real-time as developers write code.</w:t>
      </w:r>
    </w:p>
    <w:p w14:paraId="3ECC580E"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Version Control Integration: Most of the modern IDEs are integrated with Version Control Systems that allow developers to commit, pull, and push from the IDE itself without having to leave the development environment.</w:t>
      </w:r>
    </w:p>
    <w:p w14:paraId="405AF51E"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Project Management: IDEs usually offer different facilities like file management, project building, test running, and dependency management, which make a developer's life easier when working on complex projects.</w:t>
      </w:r>
    </w:p>
    <w:p w14:paraId="7C7A462E"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Some examples of IDEs:</w:t>
      </w:r>
    </w:p>
    <w:p w14:paraId="79E33B15"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Visual Studio Code: A lightweight, open-source code editor developed by Microsoft, which is widely used for developing web applications. It supports different extensions for various languages and frameworks.</w:t>
      </w:r>
    </w:p>
    <w:p w14:paraId="1D5E95E2"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JetBrains IntelliJ IDEA: The most powerful IDE for Java development, but also supports other languages like Kotlin, Scala, and JavaScript.</w:t>
      </w:r>
    </w:p>
    <w:p w14:paraId="50A8BF50"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lastRenderedPageBreak/>
        <w:t>Eclipse: The well-known, open-source IDE for Java, though languages like C/C++, Python, and others are supported via plugins.</w:t>
      </w:r>
    </w:p>
    <w:p w14:paraId="744891F6" w14:textId="77777777" w:rsidR="00922096"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 xml:space="preserve">PyCharm: It is an IDE developed by </w:t>
      </w:r>
      <w:proofErr w:type="spellStart"/>
      <w:r w:rsidRPr="00D962B4">
        <w:rPr>
          <w:rFonts w:ascii="Playfair Display" w:eastAsia="Playfair Display" w:hAnsi="Playfair Display" w:cs="Playfair Display"/>
        </w:rPr>
        <w:t>JetBrain</w:t>
      </w:r>
      <w:proofErr w:type="spellEnd"/>
      <w:r w:rsidRPr="00D962B4">
        <w:rPr>
          <w:rFonts w:ascii="Playfair Display" w:eastAsia="Playfair Display" w:hAnsi="Playfair Display" w:cs="Playfair Display"/>
        </w:rPr>
        <w:t xml:space="preserve"> for Python development. It comes with superior features regarding debugging, testing, and project management. Xcode An IDE that generally runs applications on macOS and iOS developed by Apple. </w:t>
      </w:r>
    </w:p>
    <w:p w14:paraId="74C05373" w14:textId="1F6FE4A4" w:rsidR="00D962B4" w:rsidRPr="00922096" w:rsidRDefault="00D962B4" w:rsidP="00D962B4">
      <w:pPr>
        <w:spacing w:line="480" w:lineRule="auto"/>
        <w:rPr>
          <w:rFonts w:ascii="Playfair Display" w:eastAsia="Playfair Display" w:hAnsi="Playfair Display" w:cs="Playfair Display"/>
          <w:b/>
          <w:bCs/>
          <w:i/>
          <w:iCs/>
          <w:u w:val="single"/>
        </w:rPr>
      </w:pPr>
      <w:r w:rsidRPr="00922096">
        <w:rPr>
          <w:rFonts w:ascii="Playfair Display" w:eastAsia="Playfair Display" w:hAnsi="Playfair Display" w:cs="Playfair Display"/>
          <w:b/>
          <w:bCs/>
          <w:i/>
          <w:iCs/>
          <w:u w:val="single"/>
        </w:rPr>
        <w:t>Version Control Systems</w:t>
      </w:r>
      <w:r w:rsidR="00D126C4">
        <w:rPr>
          <w:rFonts w:ascii="Playfair Display" w:eastAsia="Playfair Display" w:hAnsi="Playfair Display" w:cs="Playfair Display"/>
          <w:b/>
          <w:bCs/>
          <w:i/>
          <w:iCs/>
          <w:u w:val="single"/>
        </w:rPr>
        <w:t xml:space="preserve"> </w:t>
      </w:r>
      <w:r w:rsidRPr="00922096">
        <w:rPr>
          <w:rFonts w:ascii="Playfair Display" w:eastAsia="Playfair Display" w:hAnsi="Playfair Display" w:cs="Playfair Display"/>
          <w:b/>
          <w:bCs/>
          <w:i/>
          <w:iCs/>
          <w:u w:val="single"/>
        </w:rPr>
        <w:t>?</w:t>
      </w:r>
    </w:p>
    <w:p w14:paraId="114E587E"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Version control systems are tools that assist developers in managing changes in the codebase made over time. It allows multiple developers to work on the same project without interfering with each other's work; it also enables the tracking of changes, reverting to previous versions, and a history of all changes.</w:t>
      </w:r>
    </w:p>
    <w:p w14:paraId="05A59B0A" w14:textId="77777777" w:rsidR="00D962B4" w:rsidRPr="00D962B4" w:rsidRDefault="00D962B4" w:rsidP="00D962B4">
      <w:pPr>
        <w:spacing w:line="480" w:lineRule="auto"/>
        <w:rPr>
          <w:rFonts w:ascii="Playfair Display" w:eastAsia="Playfair Display" w:hAnsi="Playfair Display" w:cs="Playfair Display"/>
        </w:rPr>
      </w:pPr>
    </w:p>
    <w:p w14:paraId="3D398A20"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Importance of VCS:</w:t>
      </w:r>
    </w:p>
    <w:p w14:paraId="6374D001"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Collaboration: VCS allows multiple developers to work on the same codebase simultaneously, including the ways of merging changes and resolving conflicts. Thus, this is a convenient environment for teams to collaborate in large projects. History Tracking: A VCS keeps all change records for the code, thereby allowing developers to trace who made what changes and when. This becomes critical for debugging and understanding of the history of a project.</w:t>
      </w:r>
    </w:p>
    <w:p w14:paraId="135CA32A"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Version control allows developers to revert back to earlier versions of code in case of mistakes or issues. Version control provides a safety net for recovering work that is lost.</w:t>
      </w:r>
    </w:p>
    <w:p w14:paraId="63EC2BD7"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 xml:space="preserve">Branching and Merging: Version Control Systems have capabilities of branching, which enables the developers to create a new branch for adding new features or fixing bugs without </w:t>
      </w:r>
      <w:r w:rsidRPr="00D962B4">
        <w:rPr>
          <w:rFonts w:ascii="Playfair Display" w:eastAsia="Playfair Display" w:hAnsi="Playfair Display" w:cs="Playfair Display"/>
        </w:rPr>
        <w:lastRenderedPageBreak/>
        <w:t>affecting the main codebase. When the feature has been fully developed, changes may be merged into the main branch.</w:t>
      </w:r>
    </w:p>
    <w:p w14:paraId="765AD009"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Distributed Development: Since DVCSs, such as Git, allow each developer to have their own repository, this facilitates offline working and flexibility in the development process.</w:t>
      </w:r>
    </w:p>
    <w:p w14:paraId="14EBEFEB"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Examples of VCS:</w:t>
      </w:r>
    </w:p>
    <w:p w14:paraId="3A5FCD95"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Git: The DVCS platform that allows high flexibility, speed, and branching capabilities. Git is very common in modern software development and is usually combined with cloud platforms like GitHub, GitLab, and Bitbucket for hosting.</w:t>
      </w:r>
    </w:p>
    <w:p w14:paraId="085EA459"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Subversion (SVN): A version control, centralized in nature, that tracks changes to a codebase and versioned files are kept in a central repository. It is less flexible than Git, though it is still used in many enterprise environments.</w:t>
      </w:r>
    </w:p>
    <w:p w14:paraId="31D3AE4B"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Mercurial: Similar to Git, this is a distributed source control, but with a simpler interface. These are used for projects that need distributed control and tracking history.</w:t>
      </w:r>
    </w:p>
    <w:p w14:paraId="20D2436C"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Perforce: A source control system that is usually utilized in larger companies or projects which require the management of huge amounts of code, such as game development or complex systems.</w:t>
      </w:r>
    </w:p>
    <w:p w14:paraId="3D714759"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IDEs and VCS: Comparison and Synergy</w:t>
      </w:r>
    </w:p>
    <w:p w14:paraId="3DCAF541" w14:textId="77777777" w:rsidR="00D962B4" w:rsidRPr="00D962B4" w:rsidRDefault="00D962B4" w:rsidP="00D962B4">
      <w:pPr>
        <w:spacing w:line="480" w:lineRule="auto"/>
        <w:rPr>
          <w:rFonts w:ascii="Playfair Display" w:eastAsia="Playfair Display" w:hAnsi="Playfair Display" w:cs="Playfair Display"/>
        </w:rPr>
      </w:pPr>
      <w:proofErr w:type="spellStart"/>
      <w:r w:rsidRPr="00D962B4">
        <w:rPr>
          <w:rFonts w:ascii="Playfair Display" w:eastAsia="Playfair Display" w:hAnsi="Playfair Display" w:cs="Playfair Display"/>
        </w:rPr>
        <w:t>FeatureIDEsVCS</w:t>
      </w:r>
      <w:proofErr w:type="spellEnd"/>
    </w:p>
    <w:p w14:paraId="2E2F82E0" w14:textId="77777777" w:rsidR="00D962B4" w:rsidRPr="00D962B4" w:rsidRDefault="00D962B4" w:rsidP="00D962B4">
      <w:pPr>
        <w:spacing w:line="480" w:lineRule="auto"/>
        <w:rPr>
          <w:rFonts w:ascii="Playfair Display" w:eastAsia="Playfair Display" w:hAnsi="Playfair Display" w:cs="Playfair Display"/>
        </w:rPr>
      </w:pPr>
      <w:proofErr w:type="spellStart"/>
      <w:r w:rsidRPr="00D962B4">
        <w:rPr>
          <w:rFonts w:ascii="Playfair Display" w:eastAsia="Playfair Display" w:hAnsi="Playfair Display" w:cs="Playfair Display"/>
        </w:rPr>
        <w:t>PurposeAn</w:t>
      </w:r>
      <w:proofErr w:type="spellEnd"/>
      <w:r w:rsidRPr="00D962B4">
        <w:rPr>
          <w:rFonts w:ascii="Playfair Display" w:eastAsia="Playfair Display" w:hAnsi="Playfair Display" w:cs="Playfair Display"/>
        </w:rPr>
        <w:t xml:space="preserve"> environment to write, test, and debug </w:t>
      </w:r>
      <w:proofErr w:type="spellStart"/>
      <w:r w:rsidRPr="00D962B4">
        <w:rPr>
          <w:rFonts w:ascii="Playfair Display" w:eastAsia="Playfair Display" w:hAnsi="Playfair Display" w:cs="Playfair Display"/>
        </w:rPr>
        <w:t>codeManaging</w:t>
      </w:r>
      <w:proofErr w:type="spellEnd"/>
      <w:r w:rsidRPr="00D962B4">
        <w:rPr>
          <w:rFonts w:ascii="Playfair Display" w:eastAsia="Playfair Display" w:hAnsi="Playfair Display" w:cs="Playfair Display"/>
        </w:rPr>
        <w:t xml:space="preserve"> the changes within a codebase.</w:t>
      </w:r>
    </w:p>
    <w:p w14:paraId="6FBC910E"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lastRenderedPageBreak/>
        <w:t>Collaboration Enhances individual productivity but can also integrate with VCS for team collaboration. Enables collaboration by allowing multiple developers to work on the same codebase without conflict.</w:t>
      </w:r>
    </w:p>
    <w:p w14:paraId="3015C371"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Error Checking Offers real-time syntax and error checking to help developers catch issues early. Doesn't directly handle errors in the code, but helps track changes and resolve conflicts.</w:t>
      </w:r>
    </w:p>
    <w:p w14:paraId="4DF79B8B"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Version Control: Most IDEs are integrated with VCS to manage code versions right from within the development environment. Core functionality concerns version tracking-history, branching, and merging of code changes. Ease of Use: It offers a user-friendly interface with inbuilt tools that minimize toggling between different applications. Typically, being used through either command-line interfaces or GUI applications, such as GitHub Desktop. Examples: Visual Studio Code, IntelliJ IDEA, Eclipse, PyCharm, Xcode. Git, SVN, Mercurial, Perforce. Conclusion</w:t>
      </w:r>
    </w:p>
    <w:p w14:paraId="2F170701"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Both IDEs and VCS form the bedrock for software development in today's world:</w:t>
      </w:r>
    </w:p>
    <w:p w14:paraId="21746D3C" w14:textId="77777777" w:rsidR="00D962B4" w:rsidRPr="00D962B4" w:rsidRDefault="00D962B4" w:rsidP="00D962B4">
      <w:pPr>
        <w:spacing w:line="480" w:lineRule="auto"/>
        <w:rPr>
          <w:rFonts w:ascii="Playfair Display" w:eastAsia="Playfair Display" w:hAnsi="Playfair Display" w:cs="Playfair Display"/>
        </w:rPr>
      </w:pPr>
    </w:p>
    <w:p w14:paraId="0A8F4F4C"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IDEs support a rich, integrated environment for writing, testing, and debugging code that increases productivity and allows developers to stay organized.</w:t>
      </w:r>
    </w:p>
    <w:p w14:paraId="36E1C870" w14:textId="77777777" w:rsidR="00D962B4" w:rsidRP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VCS ensures efficient collaboration, tracking of code, and versioning that is very much crucial for high-quality, reliable software.</w:t>
      </w:r>
    </w:p>
    <w:p w14:paraId="7F7AD39D" w14:textId="0ED34283" w:rsidR="00D962B4" w:rsidRDefault="00D962B4" w:rsidP="00D962B4">
      <w:pPr>
        <w:spacing w:line="480" w:lineRule="auto"/>
        <w:rPr>
          <w:rFonts w:ascii="Playfair Display" w:eastAsia="Playfair Display" w:hAnsi="Playfair Display" w:cs="Playfair Display"/>
        </w:rPr>
      </w:pPr>
      <w:r w:rsidRPr="00D962B4">
        <w:rPr>
          <w:rFonts w:ascii="Playfair Display" w:eastAsia="Playfair Display" w:hAnsi="Playfair Display" w:cs="Playfair Display"/>
        </w:rPr>
        <w:t>These are the pairs of tools that seamlessly simplify software development, improve code quality, and let teams collaborate effectively.</w:t>
      </w:r>
    </w:p>
    <w:p w14:paraId="2F5C6F9B" w14:textId="77777777" w:rsidR="008F4C9B" w:rsidRDefault="008F4C9B">
      <w:pPr>
        <w:spacing w:line="480" w:lineRule="auto"/>
        <w:ind w:left="720"/>
        <w:rPr>
          <w:rFonts w:ascii="Playfair Display" w:eastAsia="Playfair Display" w:hAnsi="Playfair Display" w:cs="Playfair Display"/>
        </w:rPr>
      </w:pPr>
    </w:p>
    <w:p w14:paraId="2F5C6F9C" w14:textId="77777777" w:rsidR="008F4C9B" w:rsidRPr="00E12F09" w:rsidRDefault="00944DE4">
      <w:pPr>
        <w:numPr>
          <w:ilvl w:val="0"/>
          <w:numId w:val="1"/>
        </w:numPr>
        <w:spacing w:line="480" w:lineRule="auto"/>
        <w:rPr>
          <w:rFonts w:ascii="Playfair Display" w:eastAsia="Playfair Display" w:hAnsi="Playfair Display" w:cs="Playfair Display"/>
          <w:b/>
          <w:bCs/>
        </w:rPr>
      </w:pPr>
      <w:r w:rsidRPr="00E12F09">
        <w:rPr>
          <w:rFonts w:ascii="Playfair Display" w:eastAsia="Playfair Display" w:hAnsi="Playfair Display" w:cs="Playfair Display"/>
          <w:b/>
          <w:bCs/>
        </w:rPr>
        <w:lastRenderedPageBreak/>
        <w:t>What are some common challenges faced by software engineers? Provide strategies to overcome these challenges.</w:t>
      </w:r>
    </w:p>
    <w:p w14:paraId="60A674DF"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Common Challenges Faced by Software Engineers and Strategies to Overcome Them</w:t>
      </w:r>
    </w:p>
    <w:p w14:paraId="6CDE7FC7"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Software engineering, while rewarding, presents a host of challenges throughout the development life cycle. Following are some of the most common challenges along with strategies to mitigate or overcome them.</w:t>
      </w:r>
    </w:p>
    <w:p w14:paraId="2ED8DD4B" w14:textId="77777777" w:rsidR="00E12F09" w:rsidRPr="00E12F09" w:rsidRDefault="00E12F09" w:rsidP="00E12F09">
      <w:pPr>
        <w:spacing w:line="480" w:lineRule="auto"/>
        <w:ind w:left="720"/>
        <w:rPr>
          <w:rFonts w:ascii="Playfair Display" w:eastAsia="Playfair Display" w:hAnsi="Playfair Display" w:cs="Playfair Display"/>
        </w:rPr>
      </w:pPr>
    </w:p>
    <w:p w14:paraId="50AE6495" w14:textId="77777777" w:rsidR="00E12F09" w:rsidRPr="006142CF" w:rsidRDefault="00E12F09" w:rsidP="00E12F09">
      <w:pPr>
        <w:spacing w:line="480" w:lineRule="auto"/>
        <w:ind w:left="720"/>
        <w:rPr>
          <w:rFonts w:ascii="Playfair Display" w:eastAsia="Playfair Display" w:hAnsi="Playfair Display" w:cs="Playfair Display"/>
          <w:i/>
          <w:iCs/>
          <w:u w:val="single"/>
        </w:rPr>
      </w:pPr>
      <w:r w:rsidRPr="006142CF">
        <w:rPr>
          <w:rFonts w:ascii="Playfair Display" w:eastAsia="Playfair Display" w:hAnsi="Playfair Display" w:cs="Playfair Display"/>
          <w:i/>
          <w:iCs/>
          <w:u w:val="single"/>
        </w:rPr>
        <w:t>1. Dealing with Complex Requirements</w:t>
      </w:r>
    </w:p>
    <w:p w14:paraId="4D5575E7"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Problem:</w:t>
      </w:r>
    </w:p>
    <w:p w14:paraId="62990D96"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Requirements for software projects can often be vague, incomplete, or constantly changing. Such ambiguity could lead to misunderstandings, miscommunication, and ultimately to software that does not meet the user's needs or expectations.</w:t>
      </w:r>
    </w:p>
    <w:p w14:paraId="24AB1833" w14:textId="77777777" w:rsidR="00E12F09" w:rsidRPr="00E12F09" w:rsidRDefault="00E12F09" w:rsidP="00E12F09">
      <w:pPr>
        <w:spacing w:line="480" w:lineRule="auto"/>
        <w:ind w:left="720"/>
        <w:rPr>
          <w:rFonts w:ascii="Playfair Display" w:eastAsia="Playfair Display" w:hAnsi="Playfair Display" w:cs="Playfair Display"/>
        </w:rPr>
      </w:pPr>
    </w:p>
    <w:p w14:paraId="52CC14CC" w14:textId="77777777" w:rsidR="00E12F09" w:rsidRPr="00B24B41" w:rsidRDefault="00E12F09" w:rsidP="00E12F09">
      <w:pPr>
        <w:spacing w:line="480" w:lineRule="auto"/>
        <w:ind w:left="720"/>
        <w:rPr>
          <w:rFonts w:ascii="Playfair Display" w:eastAsia="Playfair Display" w:hAnsi="Playfair Display" w:cs="Playfair Display"/>
          <w:i/>
          <w:iCs/>
        </w:rPr>
      </w:pPr>
      <w:r w:rsidRPr="00B24B41">
        <w:rPr>
          <w:rFonts w:ascii="Playfair Display" w:eastAsia="Playfair Display" w:hAnsi="Playfair Display" w:cs="Playfair Display"/>
          <w:i/>
          <w:iCs/>
        </w:rPr>
        <w:t>Strategy to Overcome:</w:t>
      </w:r>
    </w:p>
    <w:p w14:paraId="7A46BFC1"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Clear and Continuous Communication: Engage in the establishment of regular communication with stakeholders, product owners, and customers for continuously gathering and refining requirements through the development process.</w:t>
      </w:r>
    </w:p>
    <w:p w14:paraId="073753AA"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Use Agile Methodology: Apply an iterative approach, such as Agile, where the requirements keep changing with time according to feedback received, thus getting closer to the needs of the users.</w:t>
      </w:r>
    </w:p>
    <w:p w14:paraId="709160AB"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Prototyping: Early prototypes or mock-ups of software can be built to let people give feedback and refine the requirements before the actual development.</w:t>
      </w:r>
    </w:p>
    <w:p w14:paraId="14367E01" w14:textId="77777777" w:rsidR="00E12F09" w:rsidRPr="00B24B41" w:rsidRDefault="00E12F09" w:rsidP="00E12F09">
      <w:pPr>
        <w:spacing w:line="480" w:lineRule="auto"/>
        <w:ind w:left="720"/>
        <w:rPr>
          <w:rFonts w:ascii="Playfair Display" w:eastAsia="Playfair Display" w:hAnsi="Playfair Display" w:cs="Playfair Display"/>
          <w:i/>
          <w:iCs/>
          <w:u w:val="single"/>
        </w:rPr>
      </w:pPr>
      <w:r w:rsidRPr="00B24B41">
        <w:rPr>
          <w:rFonts w:ascii="Playfair Display" w:eastAsia="Playfair Display" w:hAnsi="Playfair Display" w:cs="Playfair Display"/>
          <w:i/>
          <w:iCs/>
          <w:u w:val="single"/>
        </w:rPr>
        <w:lastRenderedPageBreak/>
        <w:t>2. Technical Debt</w:t>
      </w:r>
    </w:p>
    <w:p w14:paraId="098CA5D6"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Problem:</w:t>
      </w:r>
    </w:p>
    <w:p w14:paraId="73C2C26E"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Technical debt arises when engineers decide to take shortcuts in implementation or find less-than-ideal solutions that will be fixed later. Over time, this set of shortcuts makes the codebase less maintainable and more challenging to scale.</w:t>
      </w:r>
    </w:p>
    <w:p w14:paraId="11A9DEF0" w14:textId="77777777" w:rsidR="00E12F09" w:rsidRPr="00E12F09" w:rsidRDefault="00E12F09" w:rsidP="00E12F09">
      <w:pPr>
        <w:spacing w:line="480" w:lineRule="auto"/>
        <w:ind w:left="720"/>
        <w:rPr>
          <w:rFonts w:ascii="Playfair Display" w:eastAsia="Playfair Display" w:hAnsi="Playfair Display" w:cs="Playfair Display"/>
        </w:rPr>
      </w:pPr>
    </w:p>
    <w:p w14:paraId="3CDA6319" w14:textId="77777777" w:rsidR="00E12F09" w:rsidRPr="00B24B41" w:rsidRDefault="00E12F09" w:rsidP="00E12F09">
      <w:pPr>
        <w:spacing w:line="480" w:lineRule="auto"/>
        <w:ind w:left="720"/>
        <w:rPr>
          <w:rFonts w:ascii="Playfair Display" w:eastAsia="Playfair Display" w:hAnsi="Playfair Display" w:cs="Playfair Display"/>
          <w:i/>
          <w:iCs/>
        </w:rPr>
      </w:pPr>
      <w:r w:rsidRPr="00B24B41">
        <w:rPr>
          <w:rFonts w:ascii="Playfair Display" w:eastAsia="Playfair Display" w:hAnsi="Playfair Display" w:cs="Playfair Display"/>
          <w:i/>
          <w:iCs/>
        </w:rPr>
        <w:t>How to overcome it:</w:t>
      </w:r>
    </w:p>
    <w:p w14:paraId="21187B9E"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Refactor Regularly: One should always refactor the code continuously to reduce technical debt. Schedule periodic code reviews so that the codebase stays clean and maintainable.</w:t>
      </w:r>
    </w:p>
    <w:p w14:paraId="434B2574"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Follow Quality: Establish coding standards and best practices upfront to reduce the likelihood of taking shortcuts. Apply automated tests and static code analysis to ensure quality.</w:t>
      </w:r>
    </w:p>
    <w:p w14:paraId="34E8B0CD"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Minimize Quick Fixes: Whenever feasible, avoid "band-aid" solutions and strive for scalable, long-term solutions instead.</w:t>
      </w:r>
    </w:p>
    <w:p w14:paraId="5DD38442" w14:textId="77777777" w:rsidR="00E12F09" w:rsidRPr="00B24B41" w:rsidRDefault="00E12F09" w:rsidP="00E12F09">
      <w:pPr>
        <w:spacing w:line="480" w:lineRule="auto"/>
        <w:ind w:left="720"/>
        <w:rPr>
          <w:rFonts w:ascii="Playfair Display" w:eastAsia="Playfair Display" w:hAnsi="Playfair Display" w:cs="Playfair Display"/>
          <w:i/>
          <w:iCs/>
          <w:u w:val="single"/>
        </w:rPr>
      </w:pPr>
      <w:r w:rsidRPr="00B24B41">
        <w:rPr>
          <w:rFonts w:ascii="Playfair Display" w:eastAsia="Playfair Display" w:hAnsi="Playfair Display" w:cs="Playfair Display"/>
          <w:i/>
          <w:iCs/>
          <w:u w:val="single"/>
        </w:rPr>
        <w:t>3. Debugging and Troubleshooting</w:t>
      </w:r>
    </w:p>
    <w:p w14:paraId="1685C560"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Problem:</w:t>
      </w:r>
    </w:p>
    <w:p w14:paraId="24F1AED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The diagnosis and removal of software bugs is very time-consuming for large and complex codebases. Often, it is very difficult to identify the origin of a problem; this process can easily be iterative.</w:t>
      </w:r>
    </w:p>
    <w:p w14:paraId="66CD6C6F" w14:textId="77777777" w:rsidR="00E12F09" w:rsidRPr="00E12F09" w:rsidRDefault="00E12F09" w:rsidP="00E12F09">
      <w:pPr>
        <w:spacing w:line="480" w:lineRule="auto"/>
        <w:ind w:left="720"/>
        <w:rPr>
          <w:rFonts w:ascii="Playfair Display" w:eastAsia="Playfair Display" w:hAnsi="Playfair Display" w:cs="Playfair Display"/>
        </w:rPr>
      </w:pPr>
    </w:p>
    <w:p w14:paraId="71C5C19A" w14:textId="77777777" w:rsidR="00E12F09" w:rsidRPr="00B24B41" w:rsidRDefault="00E12F09" w:rsidP="00E12F09">
      <w:pPr>
        <w:spacing w:line="480" w:lineRule="auto"/>
        <w:ind w:left="720"/>
        <w:rPr>
          <w:rFonts w:ascii="Playfair Display" w:eastAsia="Playfair Display" w:hAnsi="Playfair Display" w:cs="Playfair Display"/>
          <w:i/>
          <w:iCs/>
        </w:rPr>
      </w:pPr>
      <w:r w:rsidRPr="00B24B41">
        <w:rPr>
          <w:rFonts w:ascii="Playfair Display" w:eastAsia="Playfair Display" w:hAnsi="Playfair Display" w:cs="Playfair Display"/>
          <w:i/>
          <w:iCs/>
        </w:rPr>
        <w:t>How to Overcome:</w:t>
      </w:r>
    </w:p>
    <w:p w14:paraId="4AA124A2"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lastRenderedPageBreak/>
        <w:t>Debugging Tool Utilization: Use built-in debugging tools like breakpoints, watches, and step-through debuggers in an IDE, which allow quick identification of the problem.</w:t>
      </w:r>
    </w:p>
    <w:p w14:paraId="23074613"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Unit Test Writing: Following TDD, tests should be written before the code. In this way, bugs are caught at the earlier stage of development.</w:t>
      </w:r>
    </w:p>
    <w:p w14:paraId="69181DF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Log Everything: Use a healthy dosage of logging in the code so you're able to trace the flow of execution and where things go wrong.</w:t>
      </w:r>
    </w:p>
    <w:p w14:paraId="5D428F7B"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Pair Programming: Work with another engineer to pair program, which often leads to faster identification of bugs and solutions.</w:t>
      </w:r>
    </w:p>
    <w:p w14:paraId="5D873A19" w14:textId="77777777" w:rsidR="00E12F09" w:rsidRPr="00F74114" w:rsidRDefault="00E12F09" w:rsidP="00E12F09">
      <w:pPr>
        <w:spacing w:line="480" w:lineRule="auto"/>
        <w:ind w:left="720"/>
        <w:rPr>
          <w:rFonts w:ascii="Playfair Display" w:eastAsia="Playfair Display" w:hAnsi="Playfair Display" w:cs="Playfair Display"/>
          <w:i/>
          <w:iCs/>
          <w:u w:val="single"/>
        </w:rPr>
      </w:pPr>
      <w:r w:rsidRPr="00F74114">
        <w:rPr>
          <w:rFonts w:ascii="Playfair Display" w:eastAsia="Playfair Display" w:hAnsi="Playfair Display" w:cs="Playfair Display"/>
          <w:i/>
          <w:iCs/>
          <w:u w:val="single"/>
        </w:rPr>
        <w:t>4. Time and Resource Management</w:t>
      </w:r>
    </w:p>
    <w:p w14:paraId="27CCB7CF"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Challenge:</w:t>
      </w:r>
    </w:p>
    <w:p w14:paraId="73B45B29"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Meeting deadlines while managing limited resources (time, team members, tools) is a common challenge. Pressure to meet deadlines often results in rushed work, leading to reduced software quality.</w:t>
      </w:r>
    </w:p>
    <w:p w14:paraId="691A215D" w14:textId="77777777" w:rsidR="00E12F09" w:rsidRPr="00E12F09" w:rsidRDefault="00E12F09" w:rsidP="00E12F09">
      <w:pPr>
        <w:spacing w:line="480" w:lineRule="auto"/>
        <w:ind w:left="720"/>
        <w:rPr>
          <w:rFonts w:ascii="Playfair Display" w:eastAsia="Playfair Display" w:hAnsi="Playfair Display" w:cs="Playfair Display"/>
        </w:rPr>
      </w:pPr>
    </w:p>
    <w:p w14:paraId="2A7ED529"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Strategy to Overcome:</w:t>
      </w:r>
    </w:p>
    <w:p w14:paraId="5EC460B5"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Divide Work into Manageable Slices: The implementation of the project using Agile sprints, therefore, splits tasks into smaller, more workable tasks. Also, focus on high-priority features early.</w:t>
      </w:r>
    </w:p>
    <w:p w14:paraId="2EBEDF4A"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Set Realistic Deadlines: Adjust deadlines to a practical perspective by making an allowance for buffer time during unexpected delays or challenges.</w:t>
      </w:r>
    </w:p>
    <w:p w14:paraId="6B88E40F"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Prioritize and Delegate: Based on their skillsets, assign work according to the members. Prioritize the most critical features that provide value to the users.</w:t>
      </w:r>
    </w:p>
    <w:p w14:paraId="7DA20CE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lastRenderedPageBreak/>
        <w:t xml:space="preserve">Employ project management tools like Jira, Trello, or Asana to track progress and workload, keeping everyone aligned with project timelines. </w:t>
      </w:r>
    </w:p>
    <w:p w14:paraId="4CD60B0E" w14:textId="77777777" w:rsidR="00E12F09" w:rsidRPr="00ED5662" w:rsidRDefault="00E12F09" w:rsidP="00E12F09">
      <w:pPr>
        <w:spacing w:line="480" w:lineRule="auto"/>
        <w:ind w:left="720"/>
        <w:rPr>
          <w:rFonts w:ascii="Playfair Display" w:eastAsia="Playfair Display" w:hAnsi="Playfair Display" w:cs="Playfair Display"/>
          <w:i/>
          <w:iCs/>
          <w:u w:val="single"/>
        </w:rPr>
      </w:pPr>
      <w:r w:rsidRPr="00ED5662">
        <w:rPr>
          <w:rFonts w:ascii="Playfair Display" w:eastAsia="Playfair Display" w:hAnsi="Playfair Display" w:cs="Playfair Display"/>
          <w:i/>
          <w:iCs/>
          <w:u w:val="single"/>
        </w:rPr>
        <w:t>5. Keeping Up with Technology Changes</w:t>
      </w:r>
    </w:p>
    <w:p w14:paraId="4A72EBC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Challenge:</w:t>
      </w:r>
    </w:p>
    <w:p w14:paraId="35CC2D60"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Technology moves very fast, and software engineers are often asked to be on top of new tools, frameworks, languages, and best practices that surface on an almost daily basis. For those already juggling multiple projects, this can be overwhelming.</w:t>
      </w:r>
    </w:p>
    <w:p w14:paraId="74F58DEB" w14:textId="77777777" w:rsidR="00E12F09" w:rsidRPr="00E12F09" w:rsidRDefault="00E12F09" w:rsidP="00E12F09">
      <w:pPr>
        <w:spacing w:line="480" w:lineRule="auto"/>
        <w:ind w:left="720"/>
        <w:rPr>
          <w:rFonts w:ascii="Playfair Display" w:eastAsia="Playfair Display" w:hAnsi="Playfair Display" w:cs="Playfair Display"/>
        </w:rPr>
      </w:pPr>
    </w:p>
    <w:p w14:paraId="0B526C9B" w14:textId="77777777" w:rsidR="00E12F09" w:rsidRPr="00ED5662" w:rsidRDefault="00E12F09" w:rsidP="00E12F09">
      <w:pPr>
        <w:spacing w:line="480" w:lineRule="auto"/>
        <w:ind w:left="720"/>
        <w:rPr>
          <w:rFonts w:ascii="Playfair Display" w:eastAsia="Playfair Display" w:hAnsi="Playfair Display" w:cs="Playfair Display"/>
          <w:i/>
          <w:iCs/>
        </w:rPr>
      </w:pPr>
      <w:r w:rsidRPr="00ED5662">
        <w:rPr>
          <w:rFonts w:ascii="Playfair Display" w:eastAsia="Playfair Display" w:hAnsi="Playfair Display" w:cs="Playfair Display"/>
          <w:i/>
          <w:iCs/>
        </w:rPr>
        <w:t>Strategy to Overcome:</w:t>
      </w:r>
    </w:p>
    <w:p w14:paraId="741D3013"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Continuous Learning: Set aside dedicated time on a regular schedule for learning, which might be weekly reading, online course work, or attending conferences and meetups.</w:t>
      </w:r>
    </w:p>
    <w:p w14:paraId="1ECA4AD5"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Mentorship and Knowledge Sharing: Find opportunities to work with more experienced colleagues or mentors who can communicate best practices and introduce new technologies.</w:t>
      </w:r>
    </w:p>
    <w:p w14:paraId="51A57FA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Utilize Stable, Well-documented Technologies: Avoid chasing the latest tools unless there is compelling reason to. Otherwise, stick with mature, well-documented technologies with strong community support.</w:t>
      </w:r>
    </w:p>
    <w:p w14:paraId="551F254C"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Experiment with Side Projects: Utilize personal or side projects for experimentation with new technologies. This keeps your work and knowledge current without affecting critical project timelines.</w:t>
      </w:r>
    </w:p>
    <w:p w14:paraId="26E6C993" w14:textId="77777777" w:rsidR="00E12F09" w:rsidRPr="00ED5662" w:rsidRDefault="00E12F09" w:rsidP="00E12F09">
      <w:pPr>
        <w:spacing w:line="480" w:lineRule="auto"/>
        <w:ind w:left="720"/>
        <w:rPr>
          <w:rFonts w:ascii="Playfair Display" w:eastAsia="Playfair Display" w:hAnsi="Playfair Display" w:cs="Playfair Display"/>
          <w:i/>
          <w:iCs/>
          <w:u w:val="single"/>
        </w:rPr>
      </w:pPr>
      <w:r w:rsidRPr="00ED5662">
        <w:rPr>
          <w:rFonts w:ascii="Playfair Display" w:eastAsia="Playfair Display" w:hAnsi="Playfair Display" w:cs="Playfair Display"/>
          <w:i/>
          <w:iCs/>
          <w:u w:val="single"/>
        </w:rPr>
        <w:t>6. Communication and Collaboration in Teams</w:t>
      </w:r>
    </w:p>
    <w:p w14:paraId="7ECFD4A1"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lastRenderedPageBreak/>
        <w:t>Problem:</w:t>
      </w:r>
    </w:p>
    <w:p w14:paraId="061D2897"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Software development is often a team sport, and poor communication or misalignment of the team members can lead to delays, confusion, and misaligned project goals.</w:t>
      </w:r>
    </w:p>
    <w:p w14:paraId="27AAE553" w14:textId="77777777" w:rsidR="00E12F09" w:rsidRPr="00E12F09" w:rsidRDefault="00E12F09" w:rsidP="00E12F09">
      <w:pPr>
        <w:spacing w:line="480" w:lineRule="auto"/>
        <w:ind w:left="720"/>
        <w:rPr>
          <w:rFonts w:ascii="Playfair Display" w:eastAsia="Playfair Display" w:hAnsi="Playfair Display" w:cs="Playfair Display"/>
        </w:rPr>
      </w:pPr>
    </w:p>
    <w:p w14:paraId="622C6B0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Strategy to Overcome:</w:t>
      </w:r>
    </w:p>
    <w:p w14:paraId="5D12EF7E"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Regular Stand-ups and Meetings: Hold periodic check-ins, such as daily stand-ups or sprint reviews, which allow all team members to align and be aware of each other's progress.</w:t>
      </w:r>
    </w:p>
    <w:p w14:paraId="3A7A899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Documentation and Knowledge Sharing: Keep proper and up-to-date documentation about processes, code, and system architecture. Knowledge should be shared with the team through wikis, presentations, or internal blogs.</w:t>
      </w:r>
    </w:p>
    <w:p w14:paraId="09FD5760"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Collaboration Tools: Implement collaboration tools such as Slack, Microsoft Teams, or Confluence in order to enhance communication and facilitate document sharing among remote or geographically dispersed teams.</w:t>
      </w:r>
    </w:p>
    <w:p w14:paraId="570DB87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Role Clarity: Ensure each team member is aware of their role or responsibilities regarding the project so there is no duplicating of effort or negative impact on efficiently completing tasks.</w:t>
      </w:r>
    </w:p>
    <w:p w14:paraId="446AAF15" w14:textId="77777777" w:rsidR="00E12F09" w:rsidRPr="00ED5662" w:rsidRDefault="00E12F09" w:rsidP="00E12F09">
      <w:pPr>
        <w:spacing w:line="480" w:lineRule="auto"/>
        <w:ind w:left="720"/>
        <w:rPr>
          <w:rFonts w:ascii="Playfair Display" w:eastAsia="Playfair Display" w:hAnsi="Playfair Display" w:cs="Playfair Display"/>
          <w:i/>
          <w:iCs/>
          <w:u w:val="single"/>
        </w:rPr>
      </w:pPr>
      <w:r w:rsidRPr="00ED5662">
        <w:rPr>
          <w:rFonts w:ascii="Playfair Display" w:eastAsia="Playfair Display" w:hAnsi="Playfair Display" w:cs="Playfair Display"/>
          <w:i/>
          <w:iCs/>
          <w:u w:val="single"/>
        </w:rPr>
        <w:t>7. Software Quality Maintenance</w:t>
      </w:r>
    </w:p>
    <w:p w14:paraId="4BCB8A27"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Problem Description:</w:t>
      </w:r>
    </w:p>
    <w:p w14:paraId="5A7FC59F"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Ensuring that software remains of high quality with added new features, bug fixing, and the like can be quite tricky over time, especially as the codebase becomes bigger and complex.</w:t>
      </w:r>
    </w:p>
    <w:p w14:paraId="72CD3B3A" w14:textId="77777777" w:rsidR="00E12F09" w:rsidRPr="00E12F09" w:rsidRDefault="00E12F09" w:rsidP="00E12F09">
      <w:pPr>
        <w:spacing w:line="480" w:lineRule="auto"/>
        <w:ind w:left="720"/>
        <w:rPr>
          <w:rFonts w:ascii="Playfair Display" w:eastAsia="Playfair Display" w:hAnsi="Playfair Display" w:cs="Playfair Display"/>
        </w:rPr>
      </w:pPr>
    </w:p>
    <w:p w14:paraId="46661170"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Strategy to Overcome:</w:t>
      </w:r>
    </w:p>
    <w:p w14:paraId="54B7C8C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Automated Testing: Automated testing, which covers unit, integration, and functional tests, will be continuously checking the integrity of the software.</w:t>
      </w:r>
    </w:p>
    <w:p w14:paraId="299E8B5B"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Code Reviews: Practices of peer code reviews ensure best practices, early detection of bugs, and maintain code quality across the team.</w:t>
      </w:r>
    </w:p>
    <w:p w14:paraId="4254EEB6"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Continuous Integration/Continuous Deployment: CI/CD pipelines should be used to test and deploy code constantly to ensure frequent, integrated, high-quality changes.</w:t>
      </w:r>
    </w:p>
    <w:p w14:paraId="4F568EFD"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Refactor Code Regularly: Go back and refactor older code regularly to improve readability, modularity, and maintainability.</w:t>
      </w:r>
    </w:p>
    <w:p w14:paraId="46B855B4" w14:textId="77777777" w:rsidR="00E12F09" w:rsidRPr="00ED5662" w:rsidRDefault="00E12F09" w:rsidP="00E12F09">
      <w:pPr>
        <w:spacing w:line="480" w:lineRule="auto"/>
        <w:ind w:left="720"/>
        <w:rPr>
          <w:rFonts w:ascii="Playfair Display" w:eastAsia="Playfair Display" w:hAnsi="Playfair Display" w:cs="Playfair Display"/>
          <w:i/>
          <w:iCs/>
          <w:u w:val="single"/>
        </w:rPr>
      </w:pPr>
      <w:r w:rsidRPr="00ED5662">
        <w:rPr>
          <w:rFonts w:ascii="Playfair Display" w:eastAsia="Playfair Display" w:hAnsi="Playfair Display" w:cs="Playfair Display"/>
          <w:i/>
          <w:iCs/>
          <w:u w:val="single"/>
        </w:rPr>
        <w:t>8. Managing Stress and Burnout</w:t>
      </w:r>
    </w:p>
    <w:p w14:paraId="28BCB368"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Challenge:</w:t>
      </w:r>
    </w:p>
    <w:p w14:paraId="6A3B6E87"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Software engineering can also be mentally demanding, and tight deadlines, large workloads, and high expectations from different levels can certainly contribute to stress and burnout by reducing productivity and job satisfaction.</w:t>
      </w:r>
    </w:p>
    <w:p w14:paraId="050C1168" w14:textId="77777777" w:rsidR="00E12F09" w:rsidRPr="00E12F09" w:rsidRDefault="00E12F09" w:rsidP="00E12F09">
      <w:pPr>
        <w:spacing w:line="480" w:lineRule="auto"/>
        <w:ind w:left="720"/>
        <w:rPr>
          <w:rFonts w:ascii="Playfair Display" w:eastAsia="Playfair Display" w:hAnsi="Playfair Display" w:cs="Playfair Display"/>
        </w:rPr>
      </w:pPr>
    </w:p>
    <w:p w14:paraId="3B046686"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Strategy to Overcome:</w:t>
      </w:r>
    </w:p>
    <w:p w14:paraId="32DDEECF"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Work-Life Balance: Encourage a healthy balance between life and work by placing limits on working hours, taking frequent breaks, and paying attention to the family and self, including hobbies.</w:t>
      </w:r>
    </w:p>
    <w:p w14:paraId="071F43A9"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lastRenderedPageBreak/>
        <w:t>Delegation and Support: Don't be afraid to ask for help or support, or to delegate tasks when necessary. This has the added benefit of usually diffusing the workload and reducing stress among your team.</w:t>
      </w:r>
    </w:p>
    <w:p w14:paraId="5573504F"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Time Management: Employ time management methods, such as Pomodoro or time-blocking, to help this area improve a little and allow a decrease in perceived overwhelm.</w:t>
      </w:r>
    </w:p>
    <w:p w14:paraId="43DCBD17"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Mental Health Support: Openly discuss and offer resources or professional help to employees who require it at the workplace, helping them cope with stress.</w:t>
      </w:r>
    </w:p>
    <w:p w14:paraId="064F05C2" w14:textId="77777777" w:rsidR="00E12F09" w:rsidRPr="00E12F09"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Conclusion</w:t>
      </w:r>
    </w:p>
    <w:p w14:paraId="2F5C6F9D" w14:textId="209C9442" w:rsidR="008F4C9B" w:rsidRDefault="00E12F09" w:rsidP="00E12F09">
      <w:pPr>
        <w:spacing w:line="480" w:lineRule="auto"/>
        <w:ind w:left="720"/>
        <w:rPr>
          <w:rFonts w:ascii="Playfair Display" w:eastAsia="Playfair Display" w:hAnsi="Playfair Display" w:cs="Playfair Display"/>
        </w:rPr>
      </w:pPr>
      <w:r w:rsidRPr="00E12F09">
        <w:rPr>
          <w:rFonts w:ascii="Playfair Display" w:eastAsia="Playfair Display" w:hAnsi="Playfair Display" w:cs="Playfair Display"/>
        </w:rPr>
        <w:t>For software engineers, challenges can range from technical issues such as debugging and requirement management to interpersonal issues like communication and collaboration. Software developers can manage these challenges through adoption of structured processes like Agile, application of appropriate tools such as IDEs, VCS, and automated testing, open communication, and continuous learning in order to deliver quality software efficiently.</w:t>
      </w:r>
    </w:p>
    <w:p w14:paraId="5A77FBC0" w14:textId="77777777" w:rsidR="00E12F09" w:rsidRDefault="00E12F09">
      <w:pPr>
        <w:spacing w:line="480" w:lineRule="auto"/>
        <w:ind w:left="720"/>
        <w:rPr>
          <w:rFonts w:ascii="Playfair Display" w:eastAsia="Playfair Display" w:hAnsi="Playfair Display" w:cs="Playfair Display"/>
        </w:rPr>
      </w:pPr>
    </w:p>
    <w:p w14:paraId="2F5C6F9E" w14:textId="77777777" w:rsidR="008F4C9B" w:rsidRPr="00ED5662" w:rsidRDefault="00944DE4">
      <w:pPr>
        <w:numPr>
          <w:ilvl w:val="0"/>
          <w:numId w:val="1"/>
        </w:numPr>
        <w:spacing w:line="480" w:lineRule="auto"/>
        <w:rPr>
          <w:rFonts w:ascii="Playfair Display" w:eastAsia="Playfair Display" w:hAnsi="Playfair Display" w:cs="Playfair Display"/>
          <w:b/>
          <w:bCs/>
        </w:rPr>
      </w:pPr>
      <w:r w:rsidRPr="00ED5662">
        <w:rPr>
          <w:rFonts w:ascii="Playfair Display" w:eastAsia="Playfair Display" w:hAnsi="Playfair Display" w:cs="Playfair Display"/>
          <w:b/>
          <w:bCs/>
        </w:rPr>
        <w:t>Explain the different types of testing (unit, integration, system, and acceptance) and their importance in software quality assurance.</w:t>
      </w:r>
    </w:p>
    <w:p w14:paraId="1C8E93F5" w14:textId="77777777" w:rsidR="00930F21" w:rsidRPr="00E531BE" w:rsidRDefault="00930F21" w:rsidP="00930F21">
      <w:pPr>
        <w:spacing w:line="480" w:lineRule="auto"/>
        <w:rPr>
          <w:rFonts w:ascii="Playfair Display" w:eastAsia="Playfair Display" w:hAnsi="Playfair Display" w:cs="Playfair Display"/>
          <w:i/>
          <w:iCs/>
          <w:u w:val="single"/>
        </w:rPr>
      </w:pPr>
      <w:r w:rsidRPr="00E531BE">
        <w:rPr>
          <w:rFonts w:ascii="Playfair Display" w:eastAsia="Playfair Display" w:hAnsi="Playfair Display" w:cs="Playfair Display"/>
          <w:i/>
          <w:iCs/>
          <w:u w:val="single"/>
        </w:rPr>
        <w:t>1. Unit Testing</w:t>
      </w:r>
    </w:p>
    <w:p w14:paraId="24CEE3B0"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Definition:</w:t>
      </w:r>
    </w:p>
    <w:p w14:paraId="3001ADEE"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lastRenderedPageBreak/>
        <w:t>Unit testing means that testing is performed on the smallest units of a program, such as functions, methods, classes, or modules, individually in isolation from other parts of the program.</w:t>
      </w:r>
    </w:p>
    <w:p w14:paraId="4B7A58E1" w14:textId="77777777" w:rsidR="00930F21" w:rsidRPr="00930F21" w:rsidRDefault="00930F21" w:rsidP="00930F21">
      <w:pPr>
        <w:spacing w:line="480" w:lineRule="auto"/>
        <w:rPr>
          <w:rFonts w:ascii="Playfair Display" w:eastAsia="Playfair Display" w:hAnsi="Playfair Display" w:cs="Playfair Display"/>
        </w:rPr>
      </w:pPr>
    </w:p>
    <w:p w14:paraId="2FB08C47"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Key Features:</w:t>
      </w:r>
    </w:p>
    <w:p w14:paraId="23023FC9"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It has a small scale, testable part of the application.</w:t>
      </w:r>
    </w:p>
    <w:p w14:paraId="2855BA25"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Typically written by developers and during the coding phase.</w:t>
      </w:r>
    </w:p>
    <w:p w14:paraId="7BD2D2C9"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 xml:space="preserve">It uses frameworks like JUnit for Java, </w:t>
      </w:r>
      <w:proofErr w:type="spellStart"/>
      <w:r w:rsidRPr="00930F21">
        <w:rPr>
          <w:rFonts w:ascii="Playfair Display" w:eastAsia="Playfair Display" w:hAnsi="Playfair Display" w:cs="Playfair Display"/>
        </w:rPr>
        <w:t>PyTest</w:t>
      </w:r>
      <w:proofErr w:type="spellEnd"/>
      <w:r w:rsidRPr="00930F21">
        <w:rPr>
          <w:rFonts w:ascii="Playfair Display" w:eastAsia="Playfair Display" w:hAnsi="Playfair Display" w:cs="Playfair Display"/>
        </w:rPr>
        <w:t xml:space="preserve"> for Python, or Jest for JavaScript.</w:t>
      </w:r>
    </w:p>
    <w:p w14:paraId="61ED75CF"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Importance:</w:t>
      </w:r>
    </w:p>
    <w:p w14:paraId="6DCD6BB9"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Early Bug Detection: It catches bugs early in development when it is relatively inexpensive and easy to fix.</w:t>
      </w:r>
    </w:p>
    <w:p w14:paraId="7CAA9D20"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Code Stability: It ensures that any modification or update in code must not be able to break the functionality.</w:t>
      </w:r>
    </w:p>
    <w:p w14:paraId="385ADDD2"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Encourages Modularity: Encourages modular code, which is reusable and easy to test.</w:t>
      </w:r>
    </w:p>
    <w:p w14:paraId="10FC8B3F" w14:textId="77777777" w:rsidR="00930F21" w:rsidRPr="00E531BE" w:rsidRDefault="00930F21" w:rsidP="00930F21">
      <w:pPr>
        <w:spacing w:line="480" w:lineRule="auto"/>
        <w:rPr>
          <w:rFonts w:ascii="Playfair Display" w:eastAsia="Playfair Display" w:hAnsi="Playfair Display" w:cs="Playfair Display"/>
          <w:i/>
          <w:iCs/>
          <w:u w:val="single"/>
        </w:rPr>
      </w:pPr>
      <w:r w:rsidRPr="00E531BE">
        <w:rPr>
          <w:rFonts w:ascii="Playfair Display" w:eastAsia="Playfair Display" w:hAnsi="Playfair Display" w:cs="Playfair Display"/>
          <w:i/>
          <w:iCs/>
          <w:u w:val="single"/>
        </w:rPr>
        <w:t>2. Integration Testing</w:t>
      </w:r>
    </w:p>
    <w:p w14:paraId="4376AE14"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Definition:</w:t>
      </w:r>
    </w:p>
    <w:p w14:paraId="3B0105F7"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Integration testing verifies the interaction between various modules and components of the software to ensure that they interact together as expected.</w:t>
      </w:r>
    </w:p>
    <w:p w14:paraId="314EA042" w14:textId="77777777" w:rsidR="00930F21" w:rsidRPr="00930F21" w:rsidRDefault="00930F21" w:rsidP="00930F21">
      <w:pPr>
        <w:spacing w:line="480" w:lineRule="auto"/>
        <w:rPr>
          <w:rFonts w:ascii="Playfair Display" w:eastAsia="Playfair Display" w:hAnsi="Playfair Display" w:cs="Playfair Display"/>
        </w:rPr>
      </w:pPr>
    </w:p>
    <w:p w14:paraId="3066E16A"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Key Features:</w:t>
      </w:r>
    </w:p>
    <w:p w14:paraId="75E26663"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Test interfaces and module communication</w:t>
      </w:r>
    </w:p>
    <w:p w14:paraId="097EDDBA"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Can be performed with different approaches:</w:t>
      </w:r>
    </w:p>
    <w:p w14:paraId="630CE27D"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lastRenderedPageBreak/>
        <w:t>Top-Down: Testing starts from top-level modules and moves downward.</w:t>
      </w:r>
    </w:p>
    <w:p w14:paraId="0059BEEA"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Bottom-Up: Testing starts from lower-level modules and integrates upward.</w:t>
      </w:r>
    </w:p>
    <w:p w14:paraId="0DFDC0E5"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Big Bang: Testing all components at once after integration.</w:t>
      </w:r>
    </w:p>
    <w:p w14:paraId="5ADDD946"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Tools like Postman (for APIs) or JUnit with mock objects are often used.</w:t>
      </w:r>
    </w:p>
    <w:p w14:paraId="0BE53099"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Importance:</w:t>
      </w:r>
    </w:p>
    <w:p w14:paraId="72862549"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Identifies Interface Issues: Ensures that data flow and communication between components are error-free.</w:t>
      </w:r>
    </w:p>
    <w:p w14:paraId="1F515B35"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System Integrity: Verifies that integrated modules function together as expected, avoiding compatibility issues.</w:t>
      </w:r>
    </w:p>
    <w:p w14:paraId="0F24B322"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Reduces Risk: Identifies problems at the integration stage, preventing larger issues during system testing.</w:t>
      </w:r>
    </w:p>
    <w:p w14:paraId="0DF8DFA5" w14:textId="77777777" w:rsidR="00930F21" w:rsidRPr="00E531BE" w:rsidRDefault="00930F21" w:rsidP="00930F21">
      <w:pPr>
        <w:spacing w:line="480" w:lineRule="auto"/>
        <w:rPr>
          <w:rFonts w:ascii="Playfair Display" w:eastAsia="Playfair Display" w:hAnsi="Playfair Display" w:cs="Playfair Display"/>
          <w:i/>
          <w:iCs/>
          <w:u w:val="single"/>
        </w:rPr>
      </w:pPr>
      <w:r w:rsidRPr="00E531BE">
        <w:rPr>
          <w:rFonts w:ascii="Playfair Display" w:eastAsia="Playfair Display" w:hAnsi="Playfair Display" w:cs="Playfair Display"/>
          <w:i/>
          <w:iCs/>
          <w:u w:val="single"/>
        </w:rPr>
        <w:t>3. System Testing</w:t>
      </w:r>
    </w:p>
    <w:p w14:paraId="1FA86A93"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Definition:</w:t>
      </w:r>
    </w:p>
    <w:p w14:paraId="1B0D54A2"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System testing reviews the entire application as a whole for its conformity with defined requirements and correct functioning in the real environment.</w:t>
      </w:r>
    </w:p>
    <w:p w14:paraId="69748C69" w14:textId="77777777" w:rsidR="00930F21" w:rsidRPr="00930F21" w:rsidRDefault="00930F21" w:rsidP="00930F21">
      <w:pPr>
        <w:spacing w:line="480" w:lineRule="auto"/>
        <w:rPr>
          <w:rFonts w:ascii="Playfair Display" w:eastAsia="Playfair Display" w:hAnsi="Playfair Display" w:cs="Playfair Display"/>
        </w:rPr>
      </w:pPr>
    </w:p>
    <w:p w14:paraId="373B95E0"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Key Features:</w:t>
      </w:r>
    </w:p>
    <w:p w14:paraId="03F18447"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Performed on the complete, integrated system.</w:t>
      </w:r>
    </w:p>
    <w:p w14:paraId="636C395C"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Functional and non-functional aspects, such as performance, security, and usability are under test.</w:t>
      </w:r>
    </w:p>
    <w:p w14:paraId="49E166A6"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Conducted by dedicated QA testers, not by developers.</w:t>
      </w:r>
    </w:p>
    <w:p w14:paraId="672BBB2E"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Importance:</w:t>
      </w:r>
    </w:p>
    <w:p w14:paraId="13B8BB7D"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lastRenderedPageBreak/>
        <w:t>End-to-End Validation: Ensures the software operates as a unified system, meeting business and user expectations.</w:t>
      </w:r>
    </w:p>
    <w:p w14:paraId="30FD73D7"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Simulates Real-World Usage: Tests the software in conditions like its actual operating environment.</w:t>
      </w:r>
    </w:p>
    <w:p w14:paraId="0651D940" w14:textId="77777777" w:rsidR="00930F21" w:rsidRPr="00930F21" w:rsidRDefault="00930F21" w:rsidP="00930F21">
      <w:pPr>
        <w:spacing w:line="480" w:lineRule="auto"/>
        <w:rPr>
          <w:rFonts w:ascii="Playfair Display" w:eastAsia="Playfair Display" w:hAnsi="Playfair Display" w:cs="Playfair Display"/>
        </w:rPr>
      </w:pPr>
    </w:p>
    <w:p w14:paraId="0D080D12"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Comprehensive Testing: Covers all modules, workflows, and edge cases to validate overall functionality.</w:t>
      </w:r>
    </w:p>
    <w:p w14:paraId="08EA3473" w14:textId="77777777" w:rsidR="00930F21" w:rsidRPr="00E531BE" w:rsidRDefault="00930F21" w:rsidP="00930F21">
      <w:pPr>
        <w:spacing w:line="480" w:lineRule="auto"/>
        <w:rPr>
          <w:rFonts w:ascii="Playfair Display" w:eastAsia="Playfair Display" w:hAnsi="Playfair Display" w:cs="Playfair Display"/>
          <w:i/>
          <w:iCs/>
          <w:u w:val="single"/>
        </w:rPr>
      </w:pPr>
      <w:r w:rsidRPr="00E531BE">
        <w:rPr>
          <w:rFonts w:ascii="Playfair Display" w:eastAsia="Playfair Display" w:hAnsi="Playfair Display" w:cs="Playfair Display"/>
          <w:i/>
          <w:iCs/>
          <w:u w:val="single"/>
        </w:rPr>
        <w:t>4. Acceptance Testing</w:t>
      </w:r>
    </w:p>
    <w:p w14:paraId="1BEAC924"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Definition:</w:t>
      </w:r>
    </w:p>
    <w:p w14:paraId="193327BF"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Acceptance testing checks if the software meets the set acceptance criteria by stakeholders and that it is indeed ready for release to end users.</w:t>
      </w:r>
    </w:p>
    <w:p w14:paraId="5A8890AB" w14:textId="77777777" w:rsidR="00930F21" w:rsidRPr="00930F21" w:rsidRDefault="00930F21" w:rsidP="00930F21">
      <w:pPr>
        <w:spacing w:line="480" w:lineRule="auto"/>
        <w:rPr>
          <w:rFonts w:ascii="Playfair Display" w:eastAsia="Playfair Display" w:hAnsi="Playfair Display" w:cs="Playfair Display"/>
        </w:rPr>
      </w:pPr>
    </w:p>
    <w:p w14:paraId="4422D87F"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Key Features:</w:t>
      </w:r>
    </w:p>
    <w:p w14:paraId="07D85AF4"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User Acceptance Testing (UAT): It is performed by the end users or clients in validating that their needs are met by the software.</w:t>
      </w:r>
    </w:p>
    <w:p w14:paraId="1225FBD0"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 xml:space="preserve">Alpha Testing: It is conducted in a controlled environment by internal testers or selective users. Beta Testing: Carried out in the real environment where end-users are the participants, in an overall </w:t>
      </w:r>
      <w:proofErr w:type="spellStart"/>
      <w:r w:rsidRPr="00930F21">
        <w:rPr>
          <w:rFonts w:ascii="Playfair Display" w:eastAsia="Playfair Display" w:hAnsi="Playfair Display" w:cs="Playfair Display"/>
        </w:rPr>
        <w:t>number.Importance</w:t>
      </w:r>
      <w:proofErr w:type="spellEnd"/>
      <w:r w:rsidRPr="00930F21">
        <w:rPr>
          <w:rFonts w:ascii="Playfair Display" w:eastAsia="Playfair Display" w:hAnsi="Playfair Display" w:cs="Playfair Display"/>
        </w:rPr>
        <w:t>:</w:t>
      </w:r>
    </w:p>
    <w:p w14:paraId="563A24BE"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Conformance to Requirements: Ensuring that the software solution aligns with business and user requirements.</w:t>
      </w:r>
    </w:p>
    <w:p w14:paraId="0FA0601F" w14:textId="77777777" w:rsidR="00930F21" w:rsidRPr="00930F21"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t>Customer Satisfaction: To make sure that prior to the release, the software delivers value and functions as supposed.</w:t>
      </w:r>
    </w:p>
    <w:p w14:paraId="2F5C6F9F" w14:textId="16944999" w:rsidR="008F4C9B" w:rsidRDefault="00930F21" w:rsidP="00930F21">
      <w:pPr>
        <w:spacing w:line="480" w:lineRule="auto"/>
        <w:rPr>
          <w:rFonts w:ascii="Playfair Display" w:eastAsia="Playfair Display" w:hAnsi="Playfair Display" w:cs="Playfair Display"/>
        </w:rPr>
      </w:pPr>
      <w:r w:rsidRPr="00930F21">
        <w:rPr>
          <w:rFonts w:ascii="Playfair Display" w:eastAsia="Playfair Display" w:hAnsi="Playfair Display" w:cs="Playfair Display"/>
        </w:rPr>
        <w:lastRenderedPageBreak/>
        <w:t>Go/No-Go Decision: Serves as the final checkpoint before rolling out the product into the market.</w:t>
      </w:r>
    </w:p>
    <w:p w14:paraId="2F5C6FA0" w14:textId="77777777" w:rsidR="008F4C9B" w:rsidRDefault="00944DE4">
      <w:pPr>
        <w:pStyle w:val="Heading2"/>
        <w:spacing w:line="480" w:lineRule="auto"/>
        <w:rPr>
          <w:rFonts w:ascii="Playfair Display" w:eastAsia="Playfair Display" w:hAnsi="Playfair Display" w:cs="Playfair Display"/>
        </w:rPr>
      </w:pPr>
      <w:bookmarkStart w:id="5" w:name="_mnwuvyyecdzv" w:colFirst="0" w:colLast="0"/>
      <w:bookmarkEnd w:id="5"/>
      <w:r>
        <w:rPr>
          <w:rFonts w:ascii="Playfair Display" w:eastAsia="Playfair Display" w:hAnsi="Playfair Display" w:cs="Playfair Display"/>
        </w:rPr>
        <w:t xml:space="preserve">#Part 2: </w:t>
      </w:r>
      <w:r>
        <w:rPr>
          <w:rFonts w:ascii="Playfair Display" w:eastAsia="Playfair Display" w:hAnsi="Playfair Display" w:cs="Playfair Display"/>
        </w:rPr>
        <w:t>Introduction to AI and Prompt Engineering</w:t>
      </w:r>
    </w:p>
    <w:p w14:paraId="2F5C6FA1" w14:textId="77777777" w:rsidR="008F4C9B" w:rsidRDefault="008F4C9B">
      <w:pPr>
        <w:spacing w:line="480" w:lineRule="auto"/>
        <w:rPr>
          <w:rFonts w:ascii="Playfair Display" w:eastAsia="Playfair Display" w:hAnsi="Playfair Display" w:cs="Playfair Display"/>
        </w:rPr>
      </w:pPr>
    </w:p>
    <w:p w14:paraId="2F5C6FA2" w14:textId="77777777" w:rsidR="008F4C9B" w:rsidRPr="00AA047A" w:rsidRDefault="00944DE4">
      <w:pPr>
        <w:numPr>
          <w:ilvl w:val="0"/>
          <w:numId w:val="2"/>
        </w:numPr>
        <w:spacing w:line="480" w:lineRule="auto"/>
        <w:rPr>
          <w:rFonts w:ascii="Playfair Display" w:eastAsia="Playfair Display" w:hAnsi="Playfair Display" w:cs="Playfair Display"/>
          <w:b/>
          <w:bCs/>
        </w:rPr>
      </w:pPr>
      <w:r w:rsidRPr="00AA047A">
        <w:rPr>
          <w:rFonts w:ascii="Playfair Display" w:eastAsia="Playfair Display" w:hAnsi="Playfair Display" w:cs="Playfair Display"/>
          <w:b/>
          <w:bCs/>
        </w:rPr>
        <w:t>Define prompt engineering and discuss its importance in interacting with AI models.</w:t>
      </w:r>
    </w:p>
    <w:p w14:paraId="2F5C6FA3" w14:textId="77777777" w:rsidR="008F4C9B" w:rsidRDefault="008F4C9B">
      <w:pPr>
        <w:spacing w:line="480" w:lineRule="auto"/>
        <w:ind w:left="720"/>
        <w:rPr>
          <w:rFonts w:ascii="Playfair Display" w:eastAsia="Playfair Display" w:hAnsi="Playfair Display" w:cs="Playfair Display"/>
        </w:rPr>
      </w:pPr>
    </w:p>
    <w:p w14:paraId="13B94129"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Prompt engineering is the design and refinement process for input prompts that help lead AI models such as ChatGPT, Bard, or DALL·E to produce accurate, relevant, and intended responses. Since AI models respond based on the given prompt, the quality and structure of the prompts have a great impact on the performance.</w:t>
      </w:r>
    </w:p>
    <w:p w14:paraId="45057BD0" w14:textId="77777777" w:rsidR="009D6BED" w:rsidRPr="009D6BED" w:rsidRDefault="009D6BED" w:rsidP="009D6BED">
      <w:pPr>
        <w:spacing w:line="480" w:lineRule="auto"/>
        <w:ind w:left="720"/>
        <w:rPr>
          <w:rFonts w:ascii="Playfair Display" w:eastAsia="Playfair Display" w:hAnsi="Playfair Display" w:cs="Playfair Display"/>
        </w:rPr>
      </w:pPr>
    </w:p>
    <w:p w14:paraId="7E6BC40F"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Prompt engineering involves:</w:t>
      </w:r>
    </w:p>
    <w:p w14:paraId="074D6A11" w14:textId="77777777" w:rsidR="009D6BED" w:rsidRPr="009D6BED" w:rsidRDefault="009D6BED" w:rsidP="009D6BED">
      <w:pPr>
        <w:spacing w:line="480" w:lineRule="auto"/>
        <w:ind w:left="720"/>
        <w:rPr>
          <w:rFonts w:ascii="Playfair Display" w:eastAsia="Playfair Display" w:hAnsi="Playfair Display" w:cs="Playfair Display"/>
        </w:rPr>
      </w:pPr>
    </w:p>
    <w:p w14:paraId="3FEAAFF8"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Creating clear, distinctive instructions rich in context.</w:t>
      </w:r>
    </w:p>
    <w:p w14:paraId="296D93DD"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Serious play with phrasing until results are achieved.</w:t>
      </w:r>
    </w:p>
    <w:p w14:paraId="6BCE45CC"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Using iterative feedback towards the refinement or improvement of prompts.</w:t>
      </w:r>
    </w:p>
    <w:p w14:paraId="63588C02"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Importance of Prompt Engineering While Interacting with AI Models</w:t>
      </w:r>
    </w:p>
    <w:p w14:paraId="57000DF4"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Enhanced Precision and Relevance</w:t>
      </w:r>
    </w:p>
    <w:p w14:paraId="382432B1" w14:textId="77777777" w:rsidR="009D6BED" w:rsidRPr="009D6BED" w:rsidRDefault="009D6BED" w:rsidP="009D6BED">
      <w:pPr>
        <w:spacing w:line="480" w:lineRule="auto"/>
        <w:ind w:left="720"/>
        <w:rPr>
          <w:rFonts w:ascii="Playfair Display" w:eastAsia="Playfair Display" w:hAnsi="Playfair Display" w:cs="Playfair Display"/>
        </w:rPr>
      </w:pPr>
    </w:p>
    <w:p w14:paraId="5FB97D1A"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 xml:space="preserve">Well-framed prompts help AI models understand user intent, which leads to more precise responses. For example, asking "Explain the concept of machine learning in </w:t>
      </w:r>
      <w:r w:rsidRPr="009D6BED">
        <w:rPr>
          <w:rFonts w:ascii="Playfair Display" w:eastAsia="Playfair Display" w:hAnsi="Playfair Display" w:cs="Playfair Display"/>
        </w:rPr>
        <w:lastRenderedPageBreak/>
        <w:t>simple terms for a beginner" ensures that the AI customizes the explanation for the intended recipient.</w:t>
      </w:r>
    </w:p>
    <w:p w14:paraId="6A012F40"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Problem-Solving Efficiency</w:t>
      </w:r>
    </w:p>
    <w:p w14:paraId="4A7E9E2A" w14:textId="77777777" w:rsidR="009D6BED" w:rsidRPr="009D6BED" w:rsidRDefault="009D6BED" w:rsidP="009D6BED">
      <w:pPr>
        <w:spacing w:line="480" w:lineRule="auto"/>
        <w:ind w:left="720"/>
        <w:rPr>
          <w:rFonts w:ascii="Playfair Display" w:eastAsia="Playfair Display" w:hAnsi="Playfair Display" w:cs="Playfair Display"/>
        </w:rPr>
      </w:pPr>
    </w:p>
    <w:p w14:paraId="76868B05"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Precise prompts reduce the need for iterations, saving time and effort to achieve desired results. This is very important in applications like code generation or data analysis, where ambiguous prompts result in incorrect outputs.</w:t>
      </w:r>
    </w:p>
    <w:p w14:paraId="22902FE3"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Customized Outputs</w:t>
      </w:r>
    </w:p>
    <w:p w14:paraId="1089CEB1" w14:textId="77777777" w:rsidR="009D6BED" w:rsidRPr="009D6BED" w:rsidRDefault="009D6BED" w:rsidP="009D6BED">
      <w:pPr>
        <w:spacing w:line="480" w:lineRule="auto"/>
        <w:ind w:left="720"/>
        <w:rPr>
          <w:rFonts w:ascii="Playfair Display" w:eastAsia="Playfair Display" w:hAnsi="Playfair Display" w:cs="Playfair Display"/>
        </w:rPr>
      </w:pPr>
    </w:p>
    <w:p w14:paraId="11CB0AC2"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Prompt engineering enables customization of AI responses. For example, the specification of tone, format, or level of detail-such as "Summarize this text in bullet points" versus "Write a formal summary"-helps achieve specific goals.</w:t>
      </w:r>
    </w:p>
    <w:p w14:paraId="35687FA1"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Domain Adaptation</w:t>
      </w:r>
    </w:p>
    <w:p w14:paraId="04F52473" w14:textId="77777777" w:rsidR="009D6BED" w:rsidRPr="009D6BED" w:rsidRDefault="009D6BED" w:rsidP="009D6BED">
      <w:pPr>
        <w:spacing w:line="480" w:lineRule="auto"/>
        <w:ind w:left="720"/>
        <w:rPr>
          <w:rFonts w:ascii="Playfair Display" w:eastAsia="Playfair Display" w:hAnsi="Playfair Display" w:cs="Playfair Display"/>
        </w:rPr>
      </w:pPr>
    </w:p>
    <w:p w14:paraId="4B8404E7"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AI models are versatile but need contextual guidance. Efficient prompts ensure that AI performs well on this multifaceted field, which may range from education and customer support to content development or technical troubleshooting.</w:t>
      </w:r>
    </w:p>
    <w:p w14:paraId="22BCE371" w14:textId="77777777" w:rsidR="009D6BED" w:rsidRPr="009D6BED" w:rsidRDefault="009D6BED" w:rsidP="009D6BED">
      <w:pPr>
        <w:spacing w:line="480" w:lineRule="auto"/>
        <w:ind w:left="720"/>
        <w:rPr>
          <w:rFonts w:ascii="Playfair Display" w:eastAsia="Playfair Display" w:hAnsi="Playfair Display" w:cs="Playfair Display"/>
        </w:rPr>
      </w:pPr>
    </w:p>
    <w:p w14:paraId="436E3181"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Ethical and Responsible AI Use</w:t>
      </w:r>
    </w:p>
    <w:p w14:paraId="756DF854" w14:textId="77777777" w:rsidR="009D6BED" w:rsidRPr="009D6BED" w:rsidRDefault="009D6BED" w:rsidP="009D6BED">
      <w:pPr>
        <w:spacing w:line="480" w:lineRule="auto"/>
        <w:ind w:left="720"/>
        <w:rPr>
          <w:rFonts w:ascii="Playfair Display" w:eastAsia="Playfair Display" w:hAnsi="Playfair Display" w:cs="Playfair Display"/>
        </w:rPr>
      </w:pPr>
    </w:p>
    <w:p w14:paraId="16DC9FE3"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 xml:space="preserve">Detailed, neutral, and unbiased prompts reduce the risk of harmful, offensive, or misleading content. For instance, making sure that the prompt uses clear language </w:t>
      </w:r>
      <w:r w:rsidRPr="009D6BED">
        <w:rPr>
          <w:rFonts w:ascii="Playfair Display" w:eastAsia="Playfair Display" w:hAnsi="Playfair Display" w:cs="Playfair Display"/>
        </w:rPr>
        <w:lastRenderedPageBreak/>
        <w:t>regarding the prohibition of talking on very controversial topics allows for safer interactions.</w:t>
      </w:r>
    </w:p>
    <w:p w14:paraId="28EE7433" w14:textId="77777777" w:rsidR="009D6BED" w:rsidRPr="009D6BED" w:rsidRDefault="009D6BED" w:rsidP="009D6BED">
      <w:pPr>
        <w:spacing w:line="480" w:lineRule="auto"/>
        <w:ind w:left="720"/>
        <w:rPr>
          <w:rFonts w:ascii="Playfair Display" w:eastAsia="Playfair Display" w:hAnsi="Playfair Display" w:cs="Playfair Display"/>
        </w:rPr>
      </w:pPr>
    </w:p>
    <w:p w14:paraId="5EEC8CDC"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Example of Prompt Refinement</w:t>
      </w:r>
    </w:p>
    <w:p w14:paraId="33E4C6F0"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Consider planning a travel itinerary:</w:t>
      </w:r>
    </w:p>
    <w:p w14:paraId="6AB0B80E" w14:textId="77777777" w:rsidR="009D6BED" w:rsidRPr="009D6BED" w:rsidRDefault="009D6BED" w:rsidP="009D6BED">
      <w:pPr>
        <w:spacing w:line="480" w:lineRule="auto"/>
        <w:ind w:left="720"/>
        <w:rPr>
          <w:rFonts w:ascii="Playfair Display" w:eastAsia="Playfair Display" w:hAnsi="Playfair Display" w:cs="Playfair Display"/>
        </w:rPr>
      </w:pPr>
    </w:p>
    <w:p w14:paraId="1891ED3F"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Prompt Initial: "Plan a trip to Paris."</w:t>
      </w:r>
    </w:p>
    <w:p w14:paraId="31473C8A" w14:textId="77777777" w:rsidR="009D6BED" w:rsidRPr="009D6BED" w:rsidRDefault="009D6BED" w:rsidP="009D6BED">
      <w:pPr>
        <w:spacing w:line="480" w:lineRule="auto"/>
        <w:ind w:left="720"/>
        <w:rPr>
          <w:rFonts w:ascii="Playfair Display" w:eastAsia="Playfair Display" w:hAnsi="Playfair Display" w:cs="Playfair Display"/>
        </w:rPr>
      </w:pPr>
    </w:p>
    <w:p w14:paraId="14EA4BE2"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Output: A very generic response without much detail.</w:t>
      </w:r>
    </w:p>
    <w:p w14:paraId="7B6DD718" w14:textId="77777777" w:rsidR="009D6BED" w:rsidRP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Prompt Refined: "Plan a 5-day trip to Paris, including historical landmarks, family-friendly activities, and local dining recommendations. Provide a daily schedule."</w:t>
      </w:r>
    </w:p>
    <w:p w14:paraId="1B487D92" w14:textId="3FE1A430" w:rsidR="009D6BED" w:rsidRDefault="009D6BED" w:rsidP="009D6BED">
      <w:pPr>
        <w:spacing w:line="480" w:lineRule="auto"/>
        <w:ind w:left="720"/>
        <w:rPr>
          <w:rFonts w:ascii="Playfair Display" w:eastAsia="Playfair Display" w:hAnsi="Playfair Display" w:cs="Playfair Display"/>
        </w:rPr>
      </w:pPr>
      <w:r w:rsidRPr="009D6BED">
        <w:rPr>
          <w:rFonts w:ascii="Playfair Display" w:eastAsia="Playfair Display" w:hAnsi="Playfair Display" w:cs="Playfair Display"/>
        </w:rPr>
        <w:t>Output: A really detailed, structured itinerary in response to specific needs.</w:t>
      </w:r>
    </w:p>
    <w:p w14:paraId="2F5C6FA4" w14:textId="77777777" w:rsidR="008F4C9B" w:rsidRPr="00AA047A" w:rsidRDefault="00944DE4">
      <w:pPr>
        <w:numPr>
          <w:ilvl w:val="0"/>
          <w:numId w:val="2"/>
        </w:numPr>
        <w:spacing w:line="480" w:lineRule="auto"/>
        <w:rPr>
          <w:rFonts w:ascii="Playfair Display" w:eastAsia="Playfair Display" w:hAnsi="Playfair Display" w:cs="Playfair Display"/>
          <w:b/>
          <w:bCs/>
        </w:rPr>
      </w:pPr>
      <w:r w:rsidRPr="00AA047A">
        <w:rPr>
          <w:rFonts w:ascii="Playfair Display" w:eastAsia="Playfair Display" w:hAnsi="Playfair Display" w:cs="Playfair Display"/>
          <w:b/>
          <w:bCs/>
        </w:rPr>
        <w:t>Provide an example of a vague prompt and then improve it by making it clear, specific, and concise. Explain why the improved prompt is more effective.</w:t>
      </w:r>
    </w:p>
    <w:p w14:paraId="2F5C6FA5" w14:textId="77777777" w:rsidR="008F4C9B" w:rsidRDefault="008F4C9B">
      <w:pPr>
        <w:spacing w:line="480" w:lineRule="auto"/>
        <w:rPr>
          <w:rFonts w:ascii="Playfair Display" w:eastAsia="Playfair Display" w:hAnsi="Playfair Display" w:cs="Playfair Display"/>
        </w:rPr>
      </w:pPr>
    </w:p>
    <w:p w14:paraId="78699FBA"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Example of a Vague Prompt</w:t>
      </w:r>
    </w:p>
    <w:p w14:paraId="07219750"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Vague Prompt:</w:t>
      </w:r>
    </w:p>
    <w:p w14:paraId="2EB68B8A"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"Tell me about technology."</w:t>
      </w:r>
    </w:p>
    <w:p w14:paraId="2C13FECE" w14:textId="77777777" w:rsidR="00944DE4" w:rsidRPr="00944DE4" w:rsidRDefault="00944DE4" w:rsidP="00944DE4">
      <w:pPr>
        <w:spacing w:line="480" w:lineRule="auto"/>
        <w:rPr>
          <w:rFonts w:ascii="Playfair Display" w:eastAsia="Playfair Display" w:hAnsi="Playfair Display" w:cs="Playfair Display"/>
        </w:rPr>
      </w:pPr>
    </w:p>
    <w:p w14:paraId="1622FE3A"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Improved Prompt</w:t>
      </w:r>
    </w:p>
    <w:p w14:paraId="577FC54B"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Improved Prompt:</w:t>
      </w:r>
    </w:p>
    <w:p w14:paraId="5BC0C05C"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lastRenderedPageBreak/>
        <w:t>"Describe how artificial intelligence is being used in the healthcare industry to enhance diagnosis and treatment. Provide examples."</w:t>
      </w:r>
    </w:p>
    <w:p w14:paraId="0CA07BC4" w14:textId="77777777" w:rsidR="00944DE4" w:rsidRPr="00944DE4" w:rsidRDefault="00944DE4" w:rsidP="00944DE4">
      <w:pPr>
        <w:spacing w:line="480" w:lineRule="auto"/>
        <w:rPr>
          <w:rFonts w:ascii="Playfair Display" w:eastAsia="Playfair Display" w:hAnsi="Playfair Display" w:cs="Playfair Display"/>
        </w:rPr>
      </w:pPr>
    </w:p>
    <w:p w14:paraId="03B8C8BA"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Why the Improved Prompt is More Effective</w:t>
      </w:r>
    </w:p>
    <w:p w14:paraId="62F935B9"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Specificity:</w:t>
      </w:r>
    </w:p>
    <w:p w14:paraId="0D8EF637" w14:textId="77777777" w:rsidR="00944DE4" w:rsidRPr="00944DE4" w:rsidRDefault="00944DE4" w:rsidP="00944DE4">
      <w:pPr>
        <w:spacing w:line="480" w:lineRule="auto"/>
        <w:rPr>
          <w:rFonts w:ascii="Playfair Display" w:eastAsia="Playfair Display" w:hAnsi="Playfair Display" w:cs="Playfair Display"/>
        </w:rPr>
      </w:pPr>
    </w:p>
    <w:p w14:paraId="4088670F"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The vague prompt is a question regarding a general subject of "technology" rather than focusing one's attention on a specific aspect. The improved prompt narrows down to a very specific domain of interest-that of artificial intelligence and its application in the context of healthcare. This prevents generic responses from occurring and instead targets the output. Clarity:</w:t>
      </w:r>
    </w:p>
    <w:p w14:paraId="4BE68470" w14:textId="77777777" w:rsidR="00944DE4" w:rsidRPr="00944DE4" w:rsidRDefault="00944DE4" w:rsidP="00944DE4">
      <w:pPr>
        <w:spacing w:line="480" w:lineRule="auto"/>
        <w:rPr>
          <w:rFonts w:ascii="Playfair Display" w:eastAsia="Playfair Display" w:hAnsi="Playfair Display" w:cs="Playfair Display"/>
        </w:rPr>
      </w:pPr>
    </w:p>
    <w:p w14:paraId="65739C4B"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The improved prompt tells the AI exactly what the user is inquiring about: the impact of AI, the area of interest, such as diagnosis and treatment, and if possible, with examples. This is to make sure the AI knows what the user wants.</w:t>
      </w:r>
    </w:p>
    <w:p w14:paraId="1F3FE0C2"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Conciseness:</w:t>
      </w:r>
    </w:p>
    <w:p w14:paraId="709E4173" w14:textId="77777777" w:rsidR="00944DE4" w:rsidRPr="00944DE4" w:rsidRDefault="00944DE4" w:rsidP="00944DE4">
      <w:pPr>
        <w:spacing w:line="480" w:lineRule="auto"/>
        <w:rPr>
          <w:rFonts w:ascii="Playfair Display" w:eastAsia="Playfair Display" w:hAnsi="Playfair Display" w:cs="Playfair Display"/>
        </w:rPr>
      </w:pPr>
    </w:p>
    <w:p w14:paraId="0241C3DB"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The improved prompt is relatively detailed yet concise, hence providing clear instructions in minimal words, thereby guiding the AI to a structured and relevant response.</w:t>
      </w:r>
    </w:p>
    <w:p w14:paraId="30034B67"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Comparison of Possible Outputs</w:t>
      </w:r>
    </w:p>
    <w:p w14:paraId="097073A8"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Vague Prompt Response:</w:t>
      </w:r>
    </w:p>
    <w:p w14:paraId="3A11B837" w14:textId="77777777" w:rsidR="00944DE4" w:rsidRP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lastRenderedPageBreak/>
        <w:t>Technology has advanced over the years, affecting many aspects of life: communication, transportation, and healthcare. The above sentence is too general and has no actionable or useful insight to it. Improved Prompt Response:</w:t>
      </w:r>
    </w:p>
    <w:p w14:paraId="06B42DB2" w14:textId="54D4FB0F" w:rsidR="00944DE4" w:rsidRDefault="00944DE4" w:rsidP="00944DE4">
      <w:pPr>
        <w:spacing w:line="480" w:lineRule="auto"/>
        <w:rPr>
          <w:rFonts w:ascii="Playfair Display" w:eastAsia="Playfair Display" w:hAnsi="Playfair Display" w:cs="Playfair Display"/>
        </w:rPr>
      </w:pPr>
      <w:r w:rsidRPr="00944DE4">
        <w:rPr>
          <w:rFonts w:ascii="Playfair Display" w:eastAsia="Playfair Display" w:hAnsi="Playfair Display" w:cs="Playfair Display"/>
        </w:rPr>
        <w:t>Artificial intelligence has been instrumental in the health sectors due to proper diagnosis using techniques such as machine learning algorithms for disease identification. For example, AI-powered image systems can go through the X-rays and MRIs more accurately than in the previous methods. In addition, AI-driven treatment options, such as IBM Watson Health, utilize patient information to suggest optimized therapy that increases treatment efficacy.</w:t>
      </w:r>
    </w:p>
    <w:p w14:paraId="2F5C6FA6" w14:textId="77777777" w:rsidR="008F4C9B" w:rsidRDefault="008F4C9B">
      <w:pPr>
        <w:spacing w:line="480" w:lineRule="auto"/>
        <w:rPr>
          <w:rFonts w:ascii="Playfair Display" w:eastAsia="Playfair Display" w:hAnsi="Playfair Display" w:cs="Playfair Display"/>
        </w:rPr>
      </w:pPr>
    </w:p>
    <w:sectPr w:rsidR="008F4C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1" w:fontKey="{45C8B9BB-7147-4112-A935-87D89B8FAFD9}"/>
    <w:embedBold r:id="rId2" w:fontKey="{05EDFC44-F9B0-497C-8579-6A21806732E4}"/>
    <w:embedItalic r:id="rId3" w:fontKey="{D00BFEEC-CF85-4296-B466-6837D1CBD602}"/>
    <w:embedBoldItalic r:id="rId4" w:fontKey="{11446663-2DD1-47D2-8A2B-65DFBD1ACF0B}"/>
  </w:font>
  <w:font w:name="Calibri">
    <w:panose1 w:val="020F0502020204030204"/>
    <w:charset w:val="00"/>
    <w:family w:val="swiss"/>
    <w:pitch w:val="variable"/>
    <w:sig w:usb0="E4002EFF" w:usb1="C200247B" w:usb2="00000009" w:usb3="00000000" w:csb0="000001FF" w:csb1="00000000"/>
    <w:embedRegular r:id="rId5" w:fontKey="{23D6242F-A657-4BE4-AF6C-04CF42ABD632}"/>
  </w:font>
  <w:font w:name="Cambria">
    <w:panose1 w:val="02040503050406030204"/>
    <w:charset w:val="00"/>
    <w:family w:val="roman"/>
    <w:pitch w:val="variable"/>
    <w:sig w:usb0="E00006FF" w:usb1="420024FF" w:usb2="02000000" w:usb3="00000000" w:csb0="0000019F" w:csb1="00000000"/>
    <w:embedRegular r:id="rId6" w:fontKey="{3B8DB94C-2030-460F-BC17-C3111B7C572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00FA"/>
    <w:multiLevelType w:val="hybridMultilevel"/>
    <w:tmpl w:val="F5AEBB70"/>
    <w:lvl w:ilvl="0" w:tplc="C5C8294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2F3681"/>
    <w:multiLevelType w:val="multilevel"/>
    <w:tmpl w:val="5474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D90111"/>
    <w:multiLevelType w:val="hybridMultilevel"/>
    <w:tmpl w:val="2BFE3CA4"/>
    <w:lvl w:ilvl="0" w:tplc="6ED0BE6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684734"/>
    <w:multiLevelType w:val="multilevel"/>
    <w:tmpl w:val="C2142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D96626"/>
    <w:multiLevelType w:val="hybridMultilevel"/>
    <w:tmpl w:val="48A40D56"/>
    <w:lvl w:ilvl="0" w:tplc="6AA8133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A182201"/>
    <w:multiLevelType w:val="hybridMultilevel"/>
    <w:tmpl w:val="D8921362"/>
    <w:lvl w:ilvl="0" w:tplc="E5963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F4F034F"/>
    <w:multiLevelType w:val="hybridMultilevel"/>
    <w:tmpl w:val="12A8FBA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7528971">
    <w:abstractNumId w:val="1"/>
  </w:num>
  <w:num w:numId="2" w16cid:durableId="115217612">
    <w:abstractNumId w:val="3"/>
  </w:num>
  <w:num w:numId="3" w16cid:durableId="961031784">
    <w:abstractNumId w:val="6"/>
  </w:num>
  <w:num w:numId="4" w16cid:durableId="801072764">
    <w:abstractNumId w:val="0"/>
  </w:num>
  <w:num w:numId="5" w16cid:durableId="1139344334">
    <w:abstractNumId w:val="2"/>
  </w:num>
  <w:num w:numId="6" w16cid:durableId="1885672443">
    <w:abstractNumId w:val="4"/>
  </w:num>
  <w:num w:numId="7" w16cid:durableId="8948564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9B"/>
    <w:rsid w:val="00060B01"/>
    <w:rsid w:val="000B1548"/>
    <w:rsid w:val="0012742D"/>
    <w:rsid w:val="00182C71"/>
    <w:rsid w:val="0018778B"/>
    <w:rsid w:val="001B6DB6"/>
    <w:rsid w:val="00223C6D"/>
    <w:rsid w:val="002425CF"/>
    <w:rsid w:val="0034769F"/>
    <w:rsid w:val="00380BE9"/>
    <w:rsid w:val="004C4D4E"/>
    <w:rsid w:val="00570DE0"/>
    <w:rsid w:val="006142CF"/>
    <w:rsid w:val="0068693C"/>
    <w:rsid w:val="006A73C7"/>
    <w:rsid w:val="00753408"/>
    <w:rsid w:val="00782BC6"/>
    <w:rsid w:val="007B5236"/>
    <w:rsid w:val="00823373"/>
    <w:rsid w:val="008760F8"/>
    <w:rsid w:val="008F3553"/>
    <w:rsid w:val="008F4C9B"/>
    <w:rsid w:val="00922096"/>
    <w:rsid w:val="00926E4E"/>
    <w:rsid w:val="00930F21"/>
    <w:rsid w:val="00944DE4"/>
    <w:rsid w:val="009D11A4"/>
    <w:rsid w:val="009D6BED"/>
    <w:rsid w:val="009F09D7"/>
    <w:rsid w:val="00A8470E"/>
    <w:rsid w:val="00AA047A"/>
    <w:rsid w:val="00AA4FF3"/>
    <w:rsid w:val="00B24B41"/>
    <w:rsid w:val="00C65A00"/>
    <w:rsid w:val="00C676DE"/>
    <w:rsid w:val="00D126C4"/>
    <w:rsid w:val="00D12A08"/>
    <w:rsid w:val="00D962B4"/>
    <w:rsid w:val="00E025A8"/>
    <w:rsid w:val="00E12F09"/>
    <w:rsid w:val="00E13E4A"/>
    <w:rsid w:val="00E2667B"/>
    <w:rsid w:val="00E531BE"/>
    <w:rsid w:val="00E60DF9"/>
    <w:rsid w:val="00ED5662"/>
    <w:rsid w:val="00F74114"/>
    <w:rsid w:val="00F954F7"/>
    <w:rsid w:val="00FE1B9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6F8C"/>
  <w15:docId w15:val="{8D31D799-4702-4413-BD92-BB3504C9F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534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31</Pages>
  <Words>5344</Words>
  <Characters>30462</Characters>
  <Application>Microsoft Office Word</Application>
  <DocSecurity>0</DocSecurity>
  <Lines>253</Lines>
  <Paragraphs>71</Paragraphs>
  <ScaleCrop>false</ScaleCrop>
  <Company/>
  <LinksUpToDate>false</LinksUpToDate>
  <CharactersWithSpaces>35735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Charles Musyoka Chari</cp:lastModifiedBy>
  <cp:revision>46</cp:revision>
  <dcterms:created xsi:type="dcterms:W3CDTF">2024-11-19T17:15:00Z</dcterms:created>
  <dcterms:modified xsi:type="dcterms:W3CDTF">2024-11-20T05:49:00Z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5b24b8-e69b-4583-bfd0-d64b5cee0119_Enabled">
    <vt:lpwstr>true</vt:lpwstr>
  </property>
  <property fmtid="{D5CDD505-2E9C-101B-9397-08002B2CF9AE}" pid="3" name="MSIP_Label_455b24b8-e69b-4583-bfd0-d64b5cee0119_SetDate">
    <vt:lpwstr>2024-11-19T17:15:17Z</vt:lpwstr>
  </property>
  <property fmtid="{D5CDD505-2E9C-101B-9397-08002B2CF9AE}" pid="4" name="MSIP_Label_455b24b8-e69b-4583-bfd0-d64b5cee0119_Method">
    <vt:lpwstr>Privileged</vt:lpwstr>
  </property>
  <property fmtid="{D5CDD505-2E9C-101B-9397-08002B2CF9AE}" pid="5" name="MSIP_Label_455b24b8-e69b-4583-bfd0-d64b5cee0119_Name">
    <vt:lpwstr>Public</vt:lpwstr>
  </property>
  <property fmtid="{D5CDD505-2E9C-101B-9397-08002B2CF9AE}" pid="6" name="MSIP_Label_455b24b8-e69b-4583-bfd0-d64b5cee0119_SiteId">
    <vt:lpwstr>05d75c05-fa1a-42e7-9cf1-eb416c396f2d</vt:lpwstr>
  </property>
  <property fmtid="{D5CDD505-2E9C-101B-9397-08002B2CF9AE}" pid="7" name="MSIP_Label_455b24b8-e69b-4583-bfd0-d64b5cee0119_ActionId">
    <vt:lpwstr>bd1c61b9-6b43-4c74-a048-f974ef812bb0</vt:lpwstr>
  </property>
  <property fmtid="{D5CDD505-2E9C-101B-9397-08002B2CF9AE}" pid="8" name="MSIP_Label_455b24b8-e69b-4583-bfd0-d64b5cee0119_ContentBits">
    <vt:lpwstr>0</vt:lpwstr>
  </property>
</Properties>
</file>